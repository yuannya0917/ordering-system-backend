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0FB0A">
      <w:pPr>
        <w:rPr>
          <w:rFonts w:hint="eastAsia" w:ascii="等线" w:hAnsi="等线" w:eastAsia="等线" w:cs="Times New Roman"/>
          <w:szCs w:val="22"/>
        </w:rPr>
      </w:pPr>
      <w:bookmarkStart w:id="30" w:name="_GoBack"/>
      <w:bookmarkEnd w:id="30"/>
      <w:r>
        <w:rPr>
          <w:rFonts w:ascii="等线" w:hAnsi="等线" w:eastAsia="等线" w:cs="Times New Roman"/>
          <w:szCs w:val="22"/>
        </w:rP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1B3B9F41">
      <w:pPr>
        <w:rPr>
          <w:rFonts w:hint="eastAsia" w:ascii="等线" w:hAnsi="等线" w:eastAsia="等线" w:cs="Times New Roman"/>
          <w:szCs w:val="22"/>
        </w:rPr>
      </w:pPr>
    </w:p>
    <w:p w14:paraId="59593463">
      <w:pPr>
        <w:rPr>
          <w:rFonts w:hint="eastAsia" w:ascii="等线" w:hAnsi="等线" w:eastAsia="等线" w:cs="Times New Roman"/>
          <w:szCs w:val="22"/>
        </w:rPr>
      </w:pPr>
    </w:p>
    <w:p w14:paraId="4E3BA782">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6196157E">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需求获取报告</w:t>
      </w:r>
    </w:p>
    <w:p w14:paraId="55C378DC">
      <w:pPr>
        <w:spacing w:before="240" w:after="480"/>
        <w:jc w:val="center"/>
        <w:textAlignment w:val="baseline"/>
        <w:rPr>
          <w:rFonts w:ascii="华文新魏" w:hAnsi="Times New Roman" w:eastAsia="华文新魏" w:cs="Times New Roman"/>
          <w:spacing w:val="40"/>
          <w:sz w:val="52"/>
          <w:szCs w:val="52"/>
          <w:lang w:eastAsia="zh"/>
        </w:rPr>
      </w:pPr>
      <w:r>
        <w:rPr>
          <w:rFonts w:hint="eastAsia" w:ascii="华文新魏" w:hAnsi="Times New Roman" w:eastAsia="华文新魏" w:cs="Times New Roman"/>
          <w:spacing w:val="40"/>
          <w:sz w:val="52"/>
          <w:szCs w:val="52"/>
          <w:lang w:eastAsia="zh"/>
        </w:rPr>
        <w:t>餐厅点餐系统</w:t>
      </w:r>
    </w:p>
    <w:tbl>
      <w:tblPr>
        <w:tblStyle w:val="7"/>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5227"/>
      </w:tblGrid>
      <w:tr w14:paraId="3021CF1C">
        <w:tblPrEx>
          <w:tblCellMar>
            <w:top w:w="0" w:type="dxa"/>
            <w:left w:w="57" w:type="dxa"/>
            <w:bottom w:w="0" w:type="dxa"/>
            <w:right w:w="57" w:type="dxa"/>
          </w:tblCellMar>
        </w:tblPrEx>
        <w:trPr>
          <w:trHeight w:val="737" w:hRule="exact"/>
        </w:trPr>
        <w:tc>
          <w:tcPr>
            <w:tcW w:w="0" w:type="auto"/>
            <w:vAlign w:val="bottom"/>
          </w:tcPr>
          <w:p w14:paraId="470073F3">
            <w:pPr>
              <w:jc w:val="left"/>
              <w:rPr>
                <w:rFonts w:hint="eastAsia" w:ascii="方正粗黑宋简体" w:hAnsi="方正粗黑宋简体" w:eastAsia="方正粗黑宋简体" w:cs="Courier New"/>
                <w:bCs/>
                <w:sz w:val="30"/>
                <w:szCs w:val="30"/>
              </w:rPr>
            </w:pPr>
            <w:bookmarkStart w:id="0" w:name="_Hlk131542945"/>
            <w:r>
              <w:rPr>
                <w:rFonts w:hint="eastAsia" w:ascii="方正粗黑宋简体" w:hAnsi="方正粗黑宋简体" w:eastAsia="方正粗黑宋简体" w:cs="Courier New"/>
                <w:bCs/>
                <w:kern w:val="0"/>
                <w:sz w:val="30"/>
                <w:szCs w:val="30"/>
              </w:rPr>
              <w:t xml:space="preserve">小 </w:t>
            </w:r>
            <w:r>
              <w:rPr>
                <w:rFonts w:ascii="方正粗黑宋简体" w:hAnsi="方正粗黑宋简体" w:eastAsia="方正粗黑宋简体" w:cs="Courier New"/>
                <w:bCs/>
                <w:kern w:val="0"/>
                <w:sz w:val="30"/>
                <w:szCs w:val="30"/>
              </w:rPr>
              <w:t xml:space="preserve">   </w:t>
            </w:r>
            <w:r>
              <w:rPr>
                <w:rFonts w:hint="eastAsia" w:ascii="方正粗黑宋简体" w:hAnsi="方正粗黑宋简体" w:eastAsia="方正粗黑宋简体" w:cs="Courier New"/>
                <w:bCs/>
                <w:kern w:val="0"/>
                <w:sz w:val="30"/>
                <w:szCs w:val="30"/>
              </w:rPr>
              <w:t>组</w:t>
            </w:r>
          </w:p>
        </w:tc>
        <w:tc>
          <w:tcPr>
            <w:tcW w:w="0" w:type="auto"/>
            <w:tcBorders>
              <w:bottom w:val="single" w:color="auto" w:sz="4" w:space="0"/>
            </w:tcBorders>
            <w:vAlign w:val="bottom"/>
          </w:tcPr>
          <w:p w14:paraId="776D1DEC">
            <w:pPr>
              <w:spacing w:line="360" w:lineRule="auto"/>
              <w:jc w:val="center"/>
              <w:rPr>
                <w:rFonts w:hint="eastAsia" w:ascii="华文楷体" w:hAnsi="华文楷体" w:eastAsia="华文楷体" w:cs="Courier New"/>
                <w:bCs/>
                <w:sz w:val="30"/>
              </w:rPr>
            </w:pPr>
            <w:r>
              <w:rPr>
                <w:rFonts w:hint="eastAsia" w:ascii="华文楷体" w:hAnsi="华文楷体" w:eastAsia="华文楷体" w:cs="Courier New"/>
                <w:bCs/>
                <w:sz w:val="30"/>
              </w:rPr>
              <w:t>1</w:t>
            </w:r>
            <w:r>
              <w:rPr>
                <w:rFonts w:ascii="华文楷体" w:hAnsi="华文楷体" w:eastAsia="华文楷体" w:cs="Courier New"/>
                <w:bCs/>
                <w:sz w:val="30"/>
              </w:rPr>
              <w:t>0</w:t>
            </w:r>
            <w:r>
              <w:rPr>
                <w:rFonts w:hint="eastAsia" w:ascii="华文楷体" w:hAnsi="华文楷体" w:eastAsia="华文楷体" w:cs="Courier New"/>
                <w:bCs/>
                <w:sz w:val="30"/>
                <w:lang w:eastAsia="zh"/>
              </w:rPr>
              <w:t>3</w:t>
            </w:r>
            <w:r>
              <w:rPr>
                <w:rFonts w:hint="eastAsia" w:ascii="华文楷体" w:hAnsi="华文楷体" w:eastAsia="华文楷体" w:cs="Courier New"/>
                <w:bCs/>
                <w:sz w:val="30"/>
              </w:rPr>
              <w:t xml:space="preserve">  </w:t>
            </w:r>
            <w:r>
              <w:rPr>
                <w:rFonts w:hint="eastAsia" w:ascii="华文楷体" w:hAnsi="华文楷体" w:eastAsia="华文楷体" w:cs="Courier New"/>
                <w:bCs/>
                <w:sz w:val="30"/>
                <w:lang w:eastAsia="zh"/>
              </w:rPr>
              <w:t>C</w:t>
            </w:r>
            <w:r>
              <w:rPr>
                <w:rFonts w:hint="eastAsia" w:ascii="华文楷体" w:hAnsi="华文楷体" w:eastAsia="华文楷体" w:cs="Courier New"/>
                <w:bCs/>
                <w:sz w:val="30"/>
              </w:rPr>
              <w:t xml:space="preserve"> </w:t>
            </w:r>
            <w:r>
              <w:rPr>
                <w:rFonts w:hint="eastAsia" w:ascii="华文楷体" w:hAnsi="华文楷体" w:eastAsia="华文楷体" w:cs="Courier New"/>
                <w:bCs/>
                <w:sz w:val="30"/>
                <w:lang w:eastAsia="zh"/>
              </w:rPr>
              <w:t>冯煜寒 乔佳雪 许婷瑜 陆晓媛</w:t>
            </w:r>
            <w:r>
              <w:rPr>
                <w:rFonts w:hint="eastAsia" w:ascii="华文楷体" w:hAnsi="华文楷体" w:eastAsia="华文楷体" w:cs="Courier New"/>
                <w:bCs/>
                <w:sz w:val="30"/>
              </w:rPr>
              <w:t xml:space="preserve"> </w:t>
            </w:r>
          </w:p>
        </w:tc>
      </w:tr>
      <w:bookmarkEnd w:id="0"/>
      <w:tr w14:paraId="308D07B3">
        <w:tblPrEx>
          <w:tblCellMar>
            <w:top w:w="0" w:type="dxa"/>
            <w:left w:w="57" w:type="dxa"/>
            <w:bottom w:w="0" w:type="dxa"/>
            <w:right w:w="57" w:type="dxa"/>
          </w:tblCellMar>
        </w:tblPrEx>
        <w:trPr>
          <w:trHeight w:val="737" w:hRule="exact"/>
        </w:trPr>
        <w:tc>
          <w:tcPr>
            <w:tcW w:w="0" w:type="auto"/>
            <w:vAlign w:val="bottom"/>
          </w:tcPr>
          <w:p w14:paraId="1C134010">
            <w:pPr>
              <w:jc w:val="center"/>
              <w:rPr>
                <w:rFonts w:hint="eastAsia" w:ascii="方正粗黑宋简体" w:hAnsi="方正粗黑宋简体" w:eastAsia="方正粗黑宋简体" w:cs="Courier New"/>
                <w:bCs/>
                <w:spacing w:val="321"/>
                <w:kern w:val="0"/>
                <w:sz w:val="30"/>
                <w:szCs w:val="30"/>
              </w:rPr>
            </w:pPr>
            <w:bookmarkStart w:id="1" w:name="_Hlk131542967"/>
            <w:r>
              <w:rPr>
                <w:rFonts w:hint="eastAsia" w:ascii="方正粗黑宋简体" w:hAnsi="方正粗黑宋简体" w:eastAsia="方正粗黑宋简体" w:cs="Courier New"/>
                <w:bCs/>
                <w:spacing w:val="300"/>
                <w:kern w:val="0"/>
                <w:sz w:val="30"/>
                <w:szCs w:val="30"/>
                <w:fitText w:val="1200" w:id="-1165155328"/>
              </w:rPr>
              <w:t>学</w:t>
            </w:r>
            <w:r>
              <w:rPr>
                <w:rFonts w:hint="eastAsia" w:ascii="方正粗黑宋简体" w:hAnsi="方正粗黑宋简体" w:eastAsia="方正粗黑宋简体" w:cs="Courier New"/>
                <w:bCs/>
                <w:spacing w:val="0"/>
                <w:kern w:val="0"/>
                <w:sz w:val="30"/>
                <w:szCs w:val="30"/>
                <w:fitText w:val="1200" w:id="-1165155328"/>
              </w:rPr>
              <w:t>院</w:t>
            </w:r>
          </w:p>
        </w:tc>
        <w:tc>
          <w:tcPr>
            <w:tcW w:w="0" w:type="auto"/>
            <w:tcBorders>
              <w:bottom w:val="single" w:color="auto" w:sz="4" w:space="0"/>
            </w:tcBorders>
            <w:vAlign w:val="bottom"/>
          </w:tcPr>
          <w:p w14:paraId="298D65F4">
            <w:pPr>
              <w:spacing w:line="360" w:lineRule="auto"/>
              <w:jc w:val="center"/>
              <w:rPr>
                <w:rFonts w:hint="eastAsia" w:ascii="华文楷体" w:hAnsi="华文楷体" w:eastAsia="华文楷体" w:cs="Courier New"/>
                <w:bCs/>
                <w:sz w:val="30"/>
              </w:rPr>
            </w:pPr>
            <w:r>
              <w:rPr>
                <w:rFonts w:hint="eastAsia" w:ascii="华文楷体" w:hAnsi="华文楷体" w:eastAsia="华文楷体" w:cs="Courier New"/>
                <w:bCs/>
                <w:sz w:val="30"/>
              </w:rPr>
              <w:t>计算机科学与</w:t>
            </w:r>
            <w:r>
              <w:rPr>
                <w:rFonts w:hint="eastAsia" w:ascii="华文楷体" w:hAnsi="华文楷体" w:eastAsia="华文楷体" w:cs="Courier New"/>
                <w:bCs/>
                <w:sz w:val="30"/>
                <w:lang w:eastAsia="zh"/>
              </w:rPr>
              <w:t>技术</w:t>
            </w:r>
            <w:r>
              <w:rPr>
                <w:rFonts w:hint="eastAsia" w:ascii="华文楷体" w:hAnsi="华文楷体" w:eastAsia="华文楷体" w:cs="Courier New"/>
                <w:bCs/>
                <w:sz w:val="30"/>
              </w:rPr>
              <w:t>学院/软件学院</w:t>
            </w:r>
          </w:p>
        </w:tc>
      </w:tr>
      <w:tr w14:paraId="0A15277A">
        <w:tblPrEx>
          <w:tblCellMar>
            <w:top w:w="0" w:type="dxa"/>
            <w:left w:w="57" w:type="dxa"/>
            <w:bottom w:w="0" w:type="dxa"/>
            <w:right w:w="57" w:type="dxa"/>
          </w:tblCellMar>
        </w:tblPrEx>
        <w:trPr>
          <w:trHeight w:val="737" w:hRule="exact"/>
        </w:trPr>
        <w:tc>
          <w:tcPr>
            <w:tcW w:w="0" w:type="auto"/>
            <w:vAlign w:val="bottom"/>
          </w:tcPr>
          <w:p w14:paraId="2D6D3180">
            <w:pPr>
              <w:jc w:val="center"/>
              <w:rPr>
                <w:rFonts w:hint="eastAsia" w:ascii="方正粗黑宋简体" w:hAnsi="方正粗黑宋简体" w:eastAsia="方正粗黑宋简体" w:cs="Courier New"/>
                <w:bCs/>
                <w:spacing w:val="321"/>
                <w:kern w:val="0"/>
                <w:sz w:val="30"/>
                <w:szCs w:val="30"/>
              </w:rPr>
            </w:pPr>
            <w:r>
              <w:rPr>
                <w:rFonts w:ascii="方正粗黑宋简体" w:hAnsi="方正粗黑宋简体" w:eastAsia="方正粗黑宋简体" w:cs="Courier New"/>
                <w:bCs/>
                <w:spacing w:val="300"/>
                <w:kern w:val="0"/>
                <w:sz w:val="30"/>
                <w:szCs w:val="30"/>
                <w:fitText w:val="1200" w:id="-1165155327"/>
              </w:rPr>
              <w:t>专</w:t>
            </w:r>
            <w:r>
              <w:rPr>
                <w:rFonts w:ascii="方正粗黑宋简体" w:hAnsi="方正粗黑宋简体" w:eastAsia="方正粗黑宋简体" w:cs="Courier New"/>
                <w:bCs/>
                <w:spacing w:val="0"/>
                <w:kern w:val="0"/>
                <w:sz w:val="30"/>
                <w:szCs w:val="30"/>
                <w:fitText w:val="1200" w:id="-1165155327"/>
              </w:rPr>
              <w:t>业</w:t>
            </w:r>
          </w:p>
        </w:tc>
        <w:tc>
          <w:tcPr>
            <w:tcW w:w="0" w:type="auto"/>
            <w:tcBorders>
              <w:top w:val="single" w:color="auto" w:sz="4" w:space="0"/>
              <w:bottom w:val="single" w:color="auto" w:sz="4" w:space="0"/>
            </w:tcBorders>
            <w:vAlign w:val="bottom"/>
          </w:tcPr>
          <w:p w14:paraId="5110BC50">
            <w:pPr>
              <w:spacing w:line="360" w:lineRule="auto"/>
              <w:jc w:val="center"/>
              <w:rPr>
                <w:rFonts w:hint="eastAsia" w:ascii="华文楷体" w:hAnsi="华文楷体" w:eastAsia="华文楷体" w:cs="Courier New"/>
                <w:bCs/>
                <w:sz w:val="30"/>
              </w:rPr>
            </w:pPr>
            <w:r>
              <w:rPr>
                <w:rFonts w:hint="eastAsia" w:ascii="华文楷体" w:hAnsi="华文楷体" w:eastAsia="华文楷体" w:cs="Courier New"/>
                <w:bCs/>
                <w:sz w:val="30"/>
              </w:rPr>
              <w:t>计算机科学与技术</w:t>
            </w:r>
          </w:p>
        </w:tc>
      </w:tr>
      <w:tr w14:paraId="6D6F7E7A">
        <w:tblPrEx>
          <w:tblCellMar>
            <w:top w:w="0" w:type="dxa"/>
            <w:left w:w="57" w:type="dxa"/>
            <w:bottom w:w="0" w:type="dxa"/>
            <w:right w:w="57" w:type="dxa"/>
          </w:tblCellMar>
        </w:tblPrEx>
        <w:trPr>
          <w:trHeight w:val="737" w:hRule="exact"/>
        </w:trPr>
        <w:tc>
          <w:tcPr>
            <w:tcW w:w="0" w:type="auto"/>
            <w:vAlign w:val="bottom"/>
          </w:tcPr>
          <w:p w14:paraId="689821B3">
            <w:pPr>
              <w:jc w:val="center"/>
              <w:rPr>
                <w:rFonts w:hint="eastAsia" w:ascii="方正粗黑宋简体" w:hAnsi="方正粗黑宋简体" w:eastAsia="方正粗黑宋简体" w:cs="Courier New"/>
                <w:bCs/>
                <w:spacing w:val="321"/>
                <w:kern w:val="0"/>
                <w:sz w:val="30"/>
                <w:szCs w:val="30"/>
              </w:rPr>
            </w:pPr>
            <w:r>
              <w:rPr>
                <w:rFonts w:hint="eastAsia" w:ascii="方正粗黑宋简体" w:hAnsi="方正粗黑宋简体" w:eastAsia="方正粗黑宋简体" w:cs="Courier New"/>
                <w:bCs/>
                <w:spacing w:val="300"/>
                <w:kern w:val="0"/>
                <w:sz w:val="30"/>
                <w:szCs w:val="30"/>
                <w:fitText w:val="1200" w:id="-1165155326"/>
              </w:rPr>
              <w:t>班</w:t>
            </w:r>
            <w:r>
              <w:rPr>
                <w:rFonts w:hint="eastAsia" w:ascii="方正粗黑宋简体" w:hAnsi="方正粗黑宋简体" w:eastAsia="方正粗黑宋简体" w:cs="Courier New"/>
                <w:bCs/>
                <w:spacing w:val="0"/>
                <w:kern w:val="0"/>
                <w:sz w:val="30"/>
                <w:szCs w:val="30"/>
                <w:fitText w:val="1200" w:id="-1165155326"/>
              </w:rPr>
              <w:t>级</w:t>
            </w:r>
          </w:p>
        </w:tc>
        <w:tc>
          <w:tcPr>
            <w:tcW w:w="0" w:type="auto"/>
            <w:tcBorders>
              <w:top w:val="single" w:color="auto" w:sz="4" w:space="0"/>
              <w:bottom w:val="single" w:color="auto" w:sz="4" w:space="0"/>
            </w:tcBorders>
            <w:vAlign w:val="bottom"/>
          </w:tcPr>
          <w:p w14:paraId="2F51BA94">
            <w:pPr>
              <w:spacing w:line="360" w:lineRule="auto"/>
              <w:jc w:val="center"/>
              <w:rPr>
                <w:rFonts w:hint="eastAsia" w:ascii="华文楷体" w:hAnsi="华文楷体" w:eastAsia="华文楷体" w:cs="Courier New"/>
                <w:bCs/>
                <w:sz w:val="30"/>
              </w:rPr>
            </w:pPr>
            <w:r>
              <w:rPr>
                <w:rFonts w:ascii="华文楷体" w:hAnsi="华文楷体" w:eastAsia="华文楷体" w:cs="Courier New"/>
                <w:bCs/>
                <w:sz w:val="30"/>
              </w:rPr>
              <w:t>16</w:t>
            </w:r>
            <w:r>
              <w:rPr>
                <w:rFonts w:hint="eastAsia" w:ascii="华文楷体" w:hAnsi="华文楷体" w:eastAsia="华文楷体" w:cs="Courier New"/>
                <w:bCs/>
                <w:sz w:val="30"/>
                <w:lang w:eastAsia="zh"/>
              </w:rPr>
              <w:t>23103</w:t>
            </w:r>
          </w:p>
        </w:tc>
      </w:tr>
      <w:bookmarkEnd w:id="1"/>
    </w:tbl>
    <w:p w14:paraId="69540FCB">
      <w:pPr>
        <w:rPr>
          <w:rFonts w:ascii="华文新魏" w:hAnsi="Times New Roman" w:eastAsia="华文新魏" w:cs="Times New Roman"/>
          <w:sz w:val="52"/>
          <w:szCs w:val="52"/>
        </w:rPr>
      </w:pPr>
    </w:p>
    <w:p w14:paraId="58EEDA27">
      <w:pPr>
        <w:spacing w:line="360" w:lineRule="auto"/>
        <w:jc w:val="center"/>
        <w:rPr>
          <w:rFonts w:ascii="华文新魏" w:hAnsi="Times New Roman" w:eastAsia="华文新魏" w:cs="Times New Roman"/>
          <w:bCs/>
          <w:sz w:val="52"/>
          <w:szCs w:val="52"/>
        </w:rPr>
      </w:pPr>
    </w:p>
    <w:p w14:paraId="5E33EA39">
      <w:pPr>
        <w:spacing w:line="360" w:lineRule="auto"/>
        <w:jc w:val="center"/>
        <w:rPr>
          <w:rFonts w:ascii="华文新魏" w:hAnsi="Times New Roman" w:eastAsia="华文新魏" w:cs="Times New Roman"/>
          <w:bCs/>
          <w:sz w:val="52"/>
          <w:szCs w:val="52"/>
        </w:rPr>
      </w:pPr>
    </w:p>
    <w:p w14:paraId="08AD87AB">
      <w:pPr>
        <w:spacing w:line="360" w:lineRule="auto"/>
        <w:jc w:val="center"/>
        <w:rPr>
          <w:rFonts w:ascii="华文新魏" w:hAnsi="Times New Roman" w:eastAsia="华文新魏" w:cs="Times New Roman"/>
          <w:bCs/>
          <w:sz w:val="52"/>
          <w:szCs w:val="52"/>
        </w:rPr>
      </w:pPr>
      <w:r>
        <w:rPr>
          <w:rFonts w:ascii="华文新魏" w:hAnsi="Times New Roman" w:eastAsia="华文新魏" w:cs="Times New Roman"/>
          <w:bCs/>
          <w:sz w:val="52"/>
          <w:szCs w:val="52"/>
        </w:rPr>
        <w:tab/>
      </w:r>
    </w:p>
    <w:p w14:paraId="043A6160">
      <w:pPr>
        <w:spacing w:line="360" w:lineRule="auto"/>
        <w:jc w:val="center"/>
        <w:rPr>
          <w:rFonts w:ascii="华文新魏" w:hAnsi="Times New Roman" w:eastAsia="华文新魏" w:cs="Times New Roman"/>
          <w:bCs/>
          <w:sz w:val="52"/>
          <w:szCs w:val="52"/>
        </w:rPr>
      </w:pPr>
    </w:p>
    <w:p w14:paraId="4EB64078">
      <w:pPr>
        <w:spacing w:line="360" w:lineRule="auto"/>
        <w:jc w:val="center"/>
        <w:rPr>
          <w:rFonts w:ascii="华文新魏" w:hAnsi="Times New Roman" w:eastAsia="华文新魏" w:cs="Times New Roman"/>
          <w:bCs/>
          <w:sz w:val="52"/>
          <w:szCs w:val="52"/>
        </w:rPr>
      </w:pPr>
    </w:p>
    <w:p w14:paraId="40D415F5">
      <w:pPr>
        <w:spacing w:line="360" w:lineRule="auto"/>
        <w:jc w:val="center"/>
        <w:rPr>
          <w:rFonts w:ascii="Arial" w:hAnsi="Arial" w:eastAsia="黑体" w:cs="Courier New"/>
          <w:bCs/>
          <w:sz w:val="30"/>
          <w:szCs w:val="30"/>
        </w:rPr>
      </w:pPr>
      <w:r>
        <w:rPr>
          <w:rFonts w:ascii="Arial" w:hAnsi="Arial" w:eastAsia="黑体" w:cs="Courier New"/>
          <w:bCs/>
          <w:sz w:val="30"/>
          <w:szCs w:val="30"/>
        </w:rPr>
        <w:t>二〇二</w:t>
      </w:r>
      <w:r>
        <w:rPr>
          <w:rFonts w:hint="eastAsia" w:ascii="Arial" w:hAnsi="Arial" w:eastAsia="黑体" w:cs="Courier New"/>
          <w:bCs/>
          <w:sz w:val="30"/>
          <w:szCs w:val="30"/>
          <w:lang w:eastAsia="zh"/>
        </w:rPr>
        <w:t>五</w:t>
      </w:r>
      <w:r>
        <w:rPr>
          <w:rFonts w:ascii="Arial" w:hAnsi="Arial" w:eastAsia="黑体" w:cs="Courier New"/>
          <w:bCs/>
          <w:sz w:val="30"/>
          <w:szCs w:val="30"/>
        </w:rPr>
        <w:t>年</w:t>
      </w:r>
      <w:r>
        <w:rPr>
          <w:rFonts w:hint="eastAsia" w:ascii="Arial" w:hAnsi="Arial" w:eastAsia="黑体" w:cs="Courier New"/>
          <w:bCs/>
          <w:sz w:val="30"/>
          <w:szCs w:val="30"/>
        </w:rPr>
        <w:t>十</w:t>
      </w:r>
      <w:r>
        <w:rPr>
          <w:rFonts w:ascii="Arial" w:hAnsi="Arial" w:eastAsia="黑体" w:cs="Courier New"/>
          <w:bCs/>
          <w:sz w:val="30"/>
          <w:szCs w:val="30"/>
        </w:rPr>
        <w:t>月</w:t>
      </w:r>
    </w:p>
    <w:sdt>
      <w:sdtPr>
        <w:rPr>
          <w:rFonts w:ascii="等线" w:hAnsi="等线" w:eastAsia="等线" w:cs="Times New Roman"/>
          <w:szCs w:val="22"/>
          <w:lang w:val="zh-CN"/>
        </w:rPr>
        <w:id w:val="691039714"/>
        <w:docPartObj>
          <w:docPartGallery w:val="Table of Contents"/>
          <w:docPartUnique/>
        </w:docPartObj>
      </w:sdtPr>
      <w:sdtEndPr>
        <w:rPr>
          <w:rFonts w:ascii="等线" w:hAnsi="等线" w:eastAsia="等线" w:cs="Times New Roman"/>
          <w:b/>
          <w:bCs/>
          <w:szCs w:val="22"/>
          <w:lang w:val="zh-CN"/>
        </w:rPr>
      </w:sdtEndPr>
      <w:sdtContent>
        <w:p w14:paraId="235B3418">
          <w:pPr>
            <w:keepNext/>
            <w:keepLines/>
            <w:widowControl/>
            <w:spacing w:before="240" w:line="259" w:lineRule="auto"/>
            <w:jc w:val="center"/>
            <w:rPr>
              <w:rFonts w:hint="eastAsia" w:ascii="华文楷体" w:hAnsi="华文楷体" w:eastAsia="华文楷体" w:cs="Times New Roman"/>
              <w:kern w:val="0"/>
              <w:sz w:val="32"/>
              <w:szCs w:val="32"/>
            </w:rPr>
          </w:pPr>
          <w:r>
            <w:rPr>
              <w:rFonts w:ascii="华文楷体" w:hAnsi="华文楷体" w:eastAsia="华文楷体" w:cs="Times New Roman"/>
              <w:kern w:val="0"/>
              <w:sz w:val="32"/>
              <w:szCs w:val="32"/>
              <w:lang w:val="zh-CN"/>
            </w:rPr>
            <w:t>目</w:t>
          </w:r>
          <w:r>
            <w:rPr>
              <w:rFonts w:hint="eastAsia" w:ascii="华文楷体" w:hAnsi="华文楷体" w:eastAsia="华文楷体" w:cs="Times New Roman"/>
              <w:kern w:val="0"/>
              <w:sz w:val="32"/>
              <w:szCs w:val="32"/>
              <w:lang w:val="zh-CN"/>
            </w:rPr>
            <w:t xml:space="preserve"> </w:t>
          </w:r>
          <w:r>
            <w:rPr>
              <w:rFonts w:ascii="华文楷体" w:hAnsi="华文楷体" w:eastAsia="华文楷体" w:cs="Times New Roman"/>
              <w:kern w:val="0"/>
              <w:sz w:val="32"/>
              <w:szCs w:val="32"/>
              <w:lang w:val="zh-CN"/>
            </w:rPr>
            <w:t>录</w:t>
          </w:r>
        </w:p>
        <w:p w14:paraId="7CEA3942">
          <w:pPr>
            <w:tabs>
              <w:tab w:val="right" w:leader="dot" w:pos="8296"/>
            </w:tabs>
            <w:spacing w:line="360" w:lineRule="auto"/>
            <w:rPr>
              <w:rFonts w:hint="eastAsia" w:ascii="华文中宋" w:hAnsi="华文中宋" w:eastAsia="华文中宋" w:cs="Times New Roman"/>
              <w:color w:val="000000"/>
              <w:sz w:val="22"/>
              <w14:ligatures w14:val="standardContextual"/>
            </w:rPr>
          </w:pPr>
          <w:r>
            <w:rPr>
              <w:rFonts w:ascii="等线" w:hAnsi="等线" w:eastAsia="等线" w:cs="Times New Roman"/>
              <w:szCs w:val="22"/>
            </w:rPr>
            <w:fldChar w:fldCharType="begin"/>
          </w:r>
          <w:r>
            <w:rPr>
              <w:rFonts w:ascii="等线" w:hAnsi="等线" w:eastAsia="等线" w:cs="Times New Roman"/>
              <w:szCs w:val="22"/>
            </w:rPr>
            <w:instrText xml:space="preserve"> TOC \o "1-3" \h \z \u </w:instrText>
          </w:r>
          <w:r>
            <w:rPr>
              <w:rFonts w:ascii="等线" w:hAnsi="等线" w:eastAsia="等线" w:cs="Times New Roman"/>
              <w:szCs w:val="22"/>
            </w:rPr>
            <w:fldChar w:fldCharType="separate"/>
          </w:r>
          <w:r>
            <w:fldChar w:fldCharType="begin"/>
          </w:r>
          <w:r>
            <w:instrText xml:space="preserve"> HYPERLINK \l "_Toc148635485" </w:instrText>
          </w:r>
          <w:r>
            <w:fldChar w:fldCharType="separate"/>
          </w:r>
          <w:r>
            <w:rPr>
              <w:rFonts w:ascii="华文中宋" w:hAnsi="华文中宋" w:eastAsia="华文中宋" w:cs="Times New Roman"/>
              <w:color w:val="000000"/>
              <w:sz w:val="22"/>
              <w:u w:val="single"/>
            </w:rPr>
            <w:t>一、引言</w:t>
          </w:r>
          <w:r>
            <w:rPr>
              <w:rFonts w:ascii="华文中宋" w:hAnsi="华文中宋" w:eastAsia="华文中宋" w:cs="Times New Roman"/>
              <w:color w:val="000000"/>
              <w:sz w:val="22"/>
            </w:rPr>
            <w:tab/>
          </w:r>
          <w:r>
            <w:rPr>
              <w:rFonts w:ascii="华文中宋" w:hAnsi="华文中宋" w:eastAsia="华文中宋" w:cs="Times New Roman"/>
              <w:color w:val="000000"/>
              <w:sz w:val="22"/>
            </w:rPr>
            <w:fldChar w:fldCharType="begin"/>
          </w:r>
          <w:r>
            <w:rPr>
              <w:rFonts w:ascii="华文中宋" w:hAnsi="华文中宋" w:eastAsia="华文中宋" w:cs="Times New Roman"/>
              <w:color w:val="000000"/>
              <w:sz w:val="22"/>
            </w:rPr>
            <w:instrText xml:space="preserve"> PAGEREF _Toc148635485 \h </w:instrText>
          </w:r>
          <w:r>
            <w:rPr>
              <w:rFonts w:ascii="华文中宋" w:hAnsi="华文中宋" w:eastAsia="华文中宋" w:cs="Times New Roman"/>
              <w:color w:val="000000"/>
              <w:sz w:val="22"/>
            </w:rPr>
            <w:fldChar w:fldCharType="separate"/>
          </w:r>
          <w:r>
            <w:rPr>
              <w:rFonts w:ascii="华文中宋" w:hAnsi="华文中宋" w:eastAsia="华文中宋" w:cs="Times New Roman"/>
              <w:color w:val="000000"/>
              <w:sz w:val="22"/>
            </w:rPr>
            <w:t>3</w:t>
          </w:r>
          <w:r>
            <w:rPr>
              <w:rFonts w:ascii="华文中宋" w:hAnsi="华文中宋" w:eastAsia="华文中宋" w:cs="Times New Roman"/>
              <w:color w:val="000000"/>
              <w:sz w:val="22"/>
            </w:rPr>
            <w:fldChar w:fldCharType="end"/>
          </w:r>
          <w:r>
            <w:rPr>
              <w:rFonts w:ascii="华文中宋" w:hAnsi="华文中宋" w:eastAsia="华文中宋" w:cs="Times New Roman"/>
              <w:color w:val="000000"/>
              <w:sz w:val="22"/>
            </w:rPr>
            <w:fldChar w:fldCharType="end"/>
          </w:r>
        </w:p>
        <w:p w14:paraId="40A39030">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"_Toc148635486" </w:instrText>
          </w:r>
          <w:r>
            <w:fldChar w:fldCharType="separate"/>
          </w:r>
          <w:r>
            <w:rPr>
              <w:rFonts w:ascii="华文中宋" w:hAnsi="华文中宋" w:eastAsia="华文中宋" w:cs="Times New Roman"/>
              <w:color w:val="000000"/>
              <w:szCs w:val="22"/>
              <w:u w:val="single"/>
            </w:rPr>
            <w:t>1、编写目的</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_Toc148635486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5DDF5AFA">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"_Toc148635487" </w:instrText>
          </w:r>
          <w:r>
            <w:fldChar w:fldCharType="separate"/>
          </w:r>
          <w:r>
            <w:rPr>
              <w:rFonts w:ascii="华文中宋" w:hAnsi="华文中宋" w:eastAsia="华文中宋" w:cs="Times New Roman"/>
              <w:color w:val="000000"/>
              <w:szCs w:val="22"/>
              <w:u w:val="single"/>
            </w:rPr>
            <w:t>2、背景</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_Toc148635487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5CB204FB">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"_Toc148635488" </w:instrText>
          </w:r>
          <w:r>
            <w:fldChar w:fldCharType="separate"/>
          </w:r>
          <w:r>
            <w:rPr>
              <w:rFonts w:ascii="华文中宋" w:hAnsi="华文中宋" w:eastAsia="华文中宋" w:cs="Times New Roman"/>
              <w:color w:val="000000"/>
              <w:szCs w:val="22"/>
              <w:u w:val="single"/>
            </w:rPr>
            <w:t>3、定义</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_Toc148635488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3475FB0F">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"_Toc148635489" </w:instrText>
          </w:r>
          <w:r>
            <w:fldChar w:fldCharType="separate"/>
          </w:r>
          <w:r>
            <w:rPr>
              <w:rFonts w:ascii="华文中宋" w:hAnsi="华文中宋" w:eastAsia="华文中宋" w:cs="Times New Roman"/>
              <w:color w:val="000000"/>
              <w:szCs w:val="22"/>
              <w:u w:val="single"/>
            </w:rPr>
            <w:t>4、参考文献</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_Toc148635489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4</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2D2D3B2D">
          <w:pPr>
            <w:tabs>
              <w:tab w:val="right" w:leader="dot" w:pos="8296"/>
            </w:tabs>
            <w:spacing w:line="360" w:lineRule="auto"/>
            <w:rPr>
              <w:rFonts w:hint="eastAsia" w:ascii="华文中宋" w:hAnsi="华文中宋" w:eastAsia="华文中宋" w:cs="Times New Roman"/>
              <w:color w:val="000000"/>
              <w:sz w:val="22"/>
              <w14:ligatures w14:val="standardContextual"/>
            </w:rPr>
          </w:pPr>
          <w:r>
            <w:fldChar w:fldCharType="begin"/>
          </w:r>
          <w:r>
            <w:instrText xml:space="preserve"> HYPERLINK \l "_Toc148635490" </w:instrText>
          </w:r>
          <w:r>
            <w:fldChar w:fldCharType="separate"/>
          </w:r>
          <w:r>
            <w:rPr>
              <w:rFonts w:ascii="华文中宋" w:hAnsi="华文中宋" w:eastAsia="华文中宋" w:cs="Times New Roman"/>
              <w:color w:val="000000"/>
              <w:sz w:val="22"/>
              <w:u w:val="single"/>
            </w:rPr>
            <w:t>二、任务概述</w:t>
          </w:r>
          <w:r>
            <w:rPr>
              <w:rFonts w:ascii="华文中宋" w:hAnsi="华文中宋" w:eastAsia="华文中宋" w:cs="Times New Roman"/>
              <w:color w:val="000000"/>
              <w:sz w:val="22"/>
            </w:rPr>
            <w:tab/>
          </w:r>
          <w:r>
            <w:rPr>
              <w:rFonts w:ascii="华文中宋" w:hAnsi="华文中宋" w:eastAsia="华文中宋" w:cs="Times New Roman"/>
              <w:color w:val="000000"/>
              <w:sz w:val="22"/>
            </w:rPr>
            <w:fldChar w:fldCharType="begin"/>
          </w:r>
          <w:r>
            <w:rPr>
              <w:rFonts w:ascii="华文中宋" w:hAnsi="华文中宋" w:eastAsia="华文中宋" w:cs="Times New Roman"/>
              <w:color w:val="000000"/>
              <w:sz w:val="22"/>
            </w:rPr>
            <w:instrText xml:space="preserve"> PAGEREF _Toc148635490 \h </w:instrText>
          </w:r>
          <w:r>
            <w:rPr>
              <w:rFonts w:ascii="华文中宋" w:hAnsi="华文中宋" w:eastAsia="华文中宋" w:cs="Times New Roman"/>
              <w:color w:val="000000"/>
              <w:sz w:val="22"/>
            </w:rPr>
            <w:fldChar w:fldCharType="separate"/>
          </w:r>
          <w:r>
            <w:rPr>
              <w:rFonts w:ascii="华文中宋" w:hAnsi="华文中宋" w:eastAsia="华文中宋" w:cs="Times New Roman"/>
              <w:color w:val="000000"/>
              <w:sz w:val="22"/>
            </w:rPr>
            <w:t>5</w:t>
          </w:r>
          <w:r>
            <w:rPr>
              <w:rFonts w:ascii="华文中宋" w:hAnsi="华文中宋" w:eastAsia="华文中宋" w:cs="Times New Roman"/>
              <w:color w:val="000000"/>
              <w:sz w:val="22"/>
            </w:rPr>
            <w:fldChar w:fldCharType="end"/>
          </w:r>
          <w:r>
            <w:rPr>
              <w:rFonts w:ascii="华文中宋" w:hAnsi="华文中宋" w:eastAsia="华文中宋" w:cs="Times New Roman"/>
              <w:color w:val="000000"/>
              <w:sz w:val="22"/>
            </w:rPr>
            <w:fldChar w:fldCharType="end"/>
          </w:r>
        </w:p>
        <w:p w14:paraId="3B440730">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"_Toc148635491" </w:instrText>
          </w:r>
          <w:r>
            <w:fldChar w:fldCharType="separate"/>
          </w:r>
          <w:r>
            <w:rPr>
              <w:rFonts w:ascii="华文中宋" w:hAnsi="华文中宋" w:eastAsia="华文中宋" w:cs="Times New Roman"/>
              <w:color w:val="000000"/>
              <w:szCs w:val="22"/>
              <w:u w:val="single"/>
            </w:rPr>
            <w:t>1、目标</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_Toc148635491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5</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3BD48E1C">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"_Toc148635492" </w:instrText>
          </w:r>
          <w:r>
            <w:fldChar w:fldCharType="separate"/>
          </w:r>
          <w:r>
            <w:rPr>
              <w:rFonts w:ascii="华文中宋" w:hAnsi="华文中宋" w:eastAsia="华文中宋" w:cs="Times New Roman"/>
              <w:color w:val="000000"/>
              <w:szCs w:val="22"/>
              <w:u w:val="single"/>
            </w:rPr>
            <w:t>2、</w:t>
          </w:r>
          <w:r>
            <w:rPr>
              <w:rFonts w:hint="eastAsia" w:ascii="华文中宋" w:hAnsi="华文中宋" w:eastAsia="华文中宋" w:cs="Times New Roman"/>
              <w:color w:val="000000"/>
              <w:szCs w:val="22"/>
              <w:u w:val="single"/>
              <w:lang w:eastAsia="zh"/>
            </w:rPr>
            <w:t>用户</w:t>
          </w:r>
          <w:r>
            <w:rPr>
              <w:rFonts w:ascii="华文中宋" w:hAnsi="华文中宋" w:eastAsia="华文中宋" w:cs="Times New Roman"/>
              <w:color w:val="000000"/>
              <w:szCs w:val="22"/>
              <w:u w:val="single"/>
            </w:rPr>
            <w:t>特点</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_Toc148635492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6</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645CA18F">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"_Toc148635493" </w:instrText>
          </w:r>
          <w:r>
            <w:fldChar w:fldCharType="separate"/>
          </w:r>
          <w:r>
            <w:rPr>
              <w:rFonts w:ascii="华文中宋" w:hAnsi="华文中宋" w:eastAsia="华文中宋" w:cs="Times New Roman"/>
              <w:color w:val="000000"/>
              <w:szCs w:val="22"/>
              <w:u w:val="single"/>
            </w:rPr>
            <w:t>3、假定约束</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_Toc148635493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6</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50AEDF89">
          <w:pPr>
            <w:tabs>
              <w:tab w:val="right" w:leader="dot" w:pos="8296"/>
            </w:tabs>
            <w:spacing w:line="360" w:lineRule="auto"/>
            <w:rPr>
              <w:rFonts w:hint="eastAsia" w:ascii="华文中宋" w:hAnsi="华文中宋" w:eastAsia="华文中宋" w:cs="Times New Roman"/>
              <w:color w:val="000000"/>
              <w:sz w:val="22"/>
              <w14:ligatures w14:val="standardContextual"/>
            </w:rPr>
          </w:pPr>
          <w:r>
            <w:fldChar w:fldCharType="begin"/>
          </w:r>
          <w:r>
            <w:instrText xml:space="preserve"> HYPERLINK \l "_Toc148635494" </w:instrText>
          </w:r>
          <w:r>
            <w:fldChar w:fldCharType="separate"/>
          </w:r>
          <w:r>
            <w:rPr>
              <w:rFonts w:ascii="华文中宋" w:hAnsi="华文中宋" w:eastAsia="华文中宋" w:cs="Times New Roman"/>
              <w:color w:val="000000"/>
              <w:sz w:val="22"/>
              <w:u w:val="single"/>
            </w:rPr>
            <w:t>三、需求规定</w:t>
          </w:r>
          <w:r>
            <w:rPr>
              <w:rFonts w:ascii="华文中宋" w:hAnsi="华文中宋" w:eastAsia="华文中宋" w:cs="Times New Roman"/>
              <w:color w:val="000000"/>
              <w:sz w:val="22"/>
            </w:rPr>
            <w:tab/>
          </w:r>
          <w:r>
            <w:rPr>
              <w:rFonts w:ascii="华文中宋" w:hAnsi="华文中宋" w:eastAsia="华文中宋" w:cs="Times New Roman"/>
              <w:color w:val="000000"/>
              <w:sz w:val="22"/>
            </w:rPr>
            <w:fldChar w:fldCharType="begin"/>
          </w:r>
          <w:r>
            <w:rPr>
              <w:rFonts w:ascii="华文中宋" w:hAnsi="华文中宋" w:eastAsia="华文中宋" w:cs="Times New Roman"/>
              <w:color w:val="000000"/>
              <w:sz w:val="22"/>
            </w:rPr>
            <w:instrText xml:space="preserve"> PAGEREF _Toc148635494 \h </w:instrText>
          </w:r>
          <w:r>
            <w:rPr>
              <w:rFonts w:ascii="华文中宋" w:hAnsi="华文中宋" w:eastAsia="华文中宋" w:cs="Times New Roman"/>
              <w:color w:val="000000"/>
              <w:sz w:val="22"/>
            </w:rPr>
            <w:fldChar w:fldCharType="separate"/>
          </w:r>
          <w:r>
            <w:rPr>
              <w:rFonts w:ascii="华文中宋" w:hAnsi="华文中宋" w:eastAsia="华文中宋" w:cs="Times New Roman"/>
              <w:color w:val="000000"/>
              <w:sz w:val="22"/>
            </w:rPr>
            <w:t>7</w:t>
          </w:r>
          <w:r>
            <w:rPr>
              <w:rFonts w:ascii="华文中宋" w:hAnsi="华文中宋" w:eastAsia="华文中宋" w:cs="Times New Roman"/>
              <w:color w:val="000000"/>
              <w:sz w:val="22"/>
            </w:rPr>
            <w:fldChar w:fldCharType="end"/>
          </w:r>
          <w:r>
            <w:rPr>
              <w:rFonts w:ascii="华文中宋" w:hAnsi="华文中宋" w:eastAsia="华文中宋" w:cs="Times New Roman"/>
              <w:color w:val="000000"/>
              <w:sz w:val="22"/>
            </w:rPr>
            <w:fldChar w:fldCharType="end"/>
          </w:r>
        </w:p>
        <w:p w14:paraId="5FC27CE2">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"_Toc148635495" </w:instrText>
          </w:r>
          <w:r>
            <w:fldChar w:fldCharType="separate"/>
          </w:r>
          <w:r>
            <w:rPr>
              <w:rFonts w:ascii="华文中宋" w:hAnsi="华文中宋" w:eastAsia="华文中宋" w:cs="Times New Roman"/>
              <w:color w:val="000000"/>
              <w:szCs w:val="22"/>
              <w:u w:val="single"/>
            </w:rPr>
            <w:t>1、功能规定</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_Toc148635495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7</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433DDC71">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"_Toc148635496" </w:instrText>
          </w:r>
          <w:r>
            <w:fldChar w:fldCharType="separate"/>
          </w:r>
          <w:r>
            <w:rPr>
              <w:rFonts w:ascii="华文中宋" w:hAnsi="华文中宋" w:eastAsia="华文中宋" w:cs="Times New Roman"/>
              <w:color w:val="000000"/>
              <w:szCs w:val="22"/>
              <w:u w:val="single"/>
            </w:rPr>
            <w:t>1.1模块</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_Toc148635496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7</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373EBBEF">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"_Toc148635497" </w:instrText>
          </w:r>
          <w:r>
            <w:fldChar w:fldCharType="separate"/>
          </w:r>
          <w:r>
            <w:rPr>
              <w:rFonts w:ascii="华文中宋" w:hAnsi="华文中宋" w:eastAsia="华文中宋" w:cs="Times New Roman"/>
              <w:color w:val="000000"/>
              <w:szCs w:val="22"/>
              <w:u w:val="single"/>
            </w:rPr>
            <w:t>1.2确定参与者</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_Toc148635497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9</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7CBC9457">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"_Toc148635498" </w:instrText>
          </w:r>
          <w:r>
            <w:fldChar w:fldCharType="separate"/>
          </w:r>
          <w:r>
            <w:rPr>
              <w:rFonts w:ascii="华文中宋" w:hAnsi="华文中宋" w:eastAsia="华文中宋" w:cs="Times New Roman"/>
              <w:color w:val="000000"/>
              <w:szCs w:val="22"/>
              <w:u w:val="single"/>
            </w:rPr>
            <w:t>1.3确定用例（总用例图）</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_Toc148635498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10</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6993C99C">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"_Toc148635499" </w:instrText>
          </w:r>
          <w:r>
            <w:fldChar w:fldCharType="separate"/>
          </w:r>
          <w:r>
            <w:rPr>
              <w:rFonts w:ascii="华文中宋" w:hAnsi="华文中宋" w:eastAsia="华文中宋" w:cs="Times New Roman"/>
              <w:color w:val="000000"/>
              <w:szCs w:val="22"/>
              <w:u w:val="single"/>
            </w:rPr>
            <w:t>1.4用例说明</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_Toc148635499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10</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65AA5730">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"_Toc148635500" </w:instrText>
          </w:r>
          <w:r>
            <w:fldChar w:fldCharType="separate"/>
          </w:r>
          <w:r>
            <w:rPr>
              <w:rFonts w:ascii="华文中宋" w:hAnsi="华文中宋" w:eastAsia="华文中宋" w:cs="Times New Roman"/>
              <w:color w:val="000000"/>
              <w:szCs w:val="22"/>
              <w:u w:val="single"/>
            </w:rPr>
            <w:t>2、性能规定</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_Toc148635500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31</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52DFAD65">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"_Toc148635501" </w:instrText>
          </w:r>
          <w:r>
            <w:fldChar w:fldCharType="separate"/>
          </w:r>
          <w:r>
            <w:rPr>
              <w:rFonts w:ascii="华文中宋" w:hAnsi="华文中宋" w:eastAsia="华文中宋" w:cs="Times New Roman"/>
              <w:color w:val="000000"/>
              <w:szCs w:val="22"/>
              <w:u w:val="single"/>
            </w:rPr>
            <w:t>2.1精度</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_Toc148635501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31</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6A0BD72D">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"_Toc148635502" </w:instrText>
          </w:r>
          <w:r>
            <w:fldChar w:fldCharType="separate"/>
          </w:r>
          <w:r>
            <w:rPr>
              <w:rFonts w:ascii="华文中宋" w:hAnsi="华文中宋" w:eastAsia="华文中宋" w:cs="Times New Roman"/>
              <w:color w:val="000000"/>
              <w:szCs w:val="22"/>
              <w:u w:val="single"/>
            </w:rPr>
            <w:t>2.2时间特性要求</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_Toc148635502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31</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634AD13B">
          <w:pPr>
            <w:tabs>
              <w:tab w:val="right" w:leader="dot" w:pos="8296"/>
            </w:tabs>
            <w:spacing w:line="360" w:lineRule="auto"/>
            <w:ind w:left="840" w:leftChars="400"/>
            <w:rPr>
              <w:rFonts w:hint="eastAsia" w:ascii="华文中宋" w:hAnsi="华文中宋" w:eastAsia="华文中宋" w:cs="Times New Roman"/>
              <w:color w:val="000000"/>
              <w:szCs w:val="22"/>
              <w14:ligatures w14:val="standardContextual"/>
            </w:rPr>
          </w:pPr>
          <w:r>
            <w:fldChar w:fldCharType="begin"/>
          </w:r>
          <w:r>
            <w:instrText xml:space="preserve"> HYPERLINK \l "_Toc148635503" </w:instrText>
          </w:r>
          <w:r>
            <w:fldChar w:fldCharType="separate"/>
          </w:r>
          <w:r>
            <w:rPr>
              <w:rFonts w:ascii="华文中宋" w:hAnsi="华文中宋" w:eastAsia="华文中宋" w:cs="Times New Roman"/>
              <w:color w:val="000000"/>
              <w:szCs w:val="22"/>
              <w:u w:val="single"/>
            </w:rPr>
            <w:t>2.3灵活性</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_Toc148635503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32</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4849B640">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"_Toc148635504" </w:instrText>
          </w:r>
          <w:r>
            <w:fldChar w:fldCharType="separate"/>
          </w:r>
          <w:r>
            <w:rPr>
              <w:rFonts w:ascii="华文中宋" w:hAnsi="华文中宋" w:eastAsia="华文中宋" w:cs="Times New Roman"/>
              <w:color w:val="000000"/>
              <w:szCs w:val="22"/>
              <w:u w:val="single"/>
            </w:rPr>
            <w:t>3、输入输出要求</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_Toc148635504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32</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4EE18BB7">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"_Toc148635505" </w:instrText>
          </w:r>
          <w:r>
            <w:fldChar w:fldCharType="separate"/>
          </w:r>
          <w:r>
            <w:rPr>
              <w:rFonts w:ascii="华文中宋" w:hAnsi="华文中宋" w:eastAsia="华文中宋" w:cs="Times New Roman"/>
              <w:color w:val="000000"/>
              <w:szCs w:val="22"/>
              <w:u w:val="single"/>
            </w:rPr>
            <w:t>4、数据管理能力要求</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_Toc148635505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32</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3DB9DCD9">
          <w:pPr>
            <w:tabs>
              <w:tab w:val="right" w:leader="dot" w:pos="8296"/>
            </w:tabs>
            <w:spacing w:line="360" w:lineRule="auto"/>
            <w:ind w:left="420" w:leftChars="200"/>
            <w:rPr>
              <w:rFonts w:hint="eastAsia" w:ascii="华文中宋" w:hAnsi="华文中宋" w:eastAsia="华文中宋" w:cs="Times New Roman"/>
              <w:color w:val="000000"/>
              <w:szCs w:val="22"/>
              <w14:ligatures w14:val="standardContextual"/>
            </w:rPr>
          </w:pPr>
          <w:r>
            <w:fldChar w:fldCharType="begin"/>
          </w:r>
          <w:r>
            <w:instrText xml:space="preserve"> HYPERLINK \l "_Toc148635506" </w:instrText>
          </w:r>
          <w:r>
            <w:fldChar w:fldCharType="separate"/>
          </w:r>
          <w:r>
            <w:rPr>
              <w:rFonts w:ascii="华文中宋" w:hAnsi="华文中宋" w:eastAsia="华文中宋" w:cs="Times New Roman"/>
              <w:color w:val="000000"/>
              <w:szCs w:val="22"/>
              <w:u w:val="single"/>
            </w:rPr>
            <w:t>5、故障处理要求</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_Toc148635506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32</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1E5A43DB">
          <w:pPr>
            <w:tabs>
              <w:tab w:val="right" w:leader="dot" w:pos="8296"/>
            </w:tabs>
            <w:spacing w:line="360" w:lineRule="auto"/>
            <w:ind w:left="420" w:leftChars="200"/>
            <w:rPr>
              <w:rFonts w:hint="eastAsia" w:ascii="等线" w:hAnsi="等线" w:eastAsia="等线" w:cs="Times New Roman"/>
              <w:sz w:val="20"/>
              <w:szCs w:val="21"/>
              <w14:ligatures w14:val="standardContextual"/>
            </w:rPr>
          </w:pPr>
          <w:r>
            <w:fldChar w:fldCharType="begin"/>
          </w:r>
          <w:r>
            <w:instrText xml:space="preserve"> HYPERLINK \l "_Toc148635507" </w:instrText>
          </w:r>
          <w:r>
            <w:fldChar w:fldCharType="separate"/>
          </w:r>
          <w:r>
            <w:rPr>
              <w:rFonts w:ascii="华文中宋" w:hAnsi="华文中宋" w:eastAsia="华文中宋" w:cs="Times New Roman"/>
              <w:color w:val="000000"/>
              <w:szCs w:val="22"/>
              <w:u w:val="single"/>
            </w:rPr>
            <w:t>6、其他专门要求</w:t>
          </w:r>
          <w:r>
            <w:rPr>
              <w:rFonts w:ascii="华文中宋" w:hAnsi="华文中宋" w:eastAsia="华文中宋" w:cs="Times New Roman"/>
              <w:color w:val="000000"/>
              <w:szCs w:val="22"/>
            </w:rPr>
            <w:tab/>
          </w:r>
          <w:r>
            <w:rPr>
              <w:rFonts w:ascii="华文中宋" w:hAnsi="华文中宋" w:eastAsia="华文中宋" w:cs="Times New Roman"/>
              <w:color w:val="000000"/>
              <w:szCs w:val="22"/>
            </w:rPr>
            <w:fldChar w:fldCharType="begin"/>
          </w:r>
          <w:r>
            <w:rPr>
              <w:rFonts w:ascii="华文中宋" w:hAnsi="华文中宋" w:eastAsia="华文中宋" w:cs="Times New Roman"/>
              <w:color w:val="000000"/>
              <w:szCs w:val="22"/>
            </w:rPr>
            <w:instrText xml:space="preserve"> PAGEREF _Toc148635507 \h </w:instrText>
          </w:r>
          <w:r>
            <w:rPr>
              <w:rFonts w:ascii="华文中宋" w:hAnsi="华文中宋" w:eastAsia="华文中宋" w:cs="Times New Roman"/>
              <w:color w:val="000000"/>
              <w:szCs w:val="22"/>
            </w:rPr>
            <w:fldChar w:fldCharType="separate"/>
          </w:r>
          <w:r>
            <w:rPr>
              <w:rFonts w:ascii="华文中宋" w:hAnsi="华文中宋" w:eastAsia="华文中宋" w:cs="Times New Roman"/>
              <w:color w:val="000000"/>
              <w:szCs w:val="22"/>
            </w:rPr>
            <w:t>32</w:t>
          </w:r>
          <w:r>
            <w:rPr>
              <w:rFonts w:ascii="华文中宋" w:hAnsi="华文中宋" w:eastAsia="华文中宋" w:cs="Times New Roman"/>
              <w:color w:val="000000"/>
              <w:szCs w:val="22"/>
            </w:rPr>
            <w:fldChar w:fldCharType="end"/>
          </w:r>
          <w:r>
            <w:rPr>
              <w:rFonts w:ascii="华文中宋" w:hAnsi="华文中宋" w:eastAsia="华文中宋" w:cs="Times New Roman"/>
              <w:color w:val="000000"/>
              <w:szCs w:val="22"/>
            </w:rPr>
            <w:fldChar w:fldCharType="end"/>
          </w:r>
        </w:p>
        <w:p w14:paraId="07E9E5EE">
          <w:pPr>
            <w:rPr>
              <w:rFonts w:hint="eastAsia" w:ascii="等线" w:hAnsi="等线" w:eastAsia="等线" w:cs="Times New Roman"/>
              <w:szCs w:val="22"/>
            </w:rPr>
          </w:pPr>
          <w:r>
            <w:rPr>
              <w:rFonts w:ascii="等线" w:hAnsi="等线" w:eastAsia="等线" w:cs="Times New Roman"/>
              <w:b/>
              <w:bCs/>
              <w:szCs w:val="22"/>
              <w:lang w:val="zh-CN"/>
            </w:rPr>
            <w:fldChar w:fldCharType="end"/>
          </w:r>
        </w:p>
      </w:sdtContent>
    </w:sdt>
    <w:p w14:paraId="332685DF">
      <w:pPr>
        <w:spacing w:line="360" w:lineRule="auto"/>
        <w:jc w:val="center"/>
        <w:rPr>
          <w:rFonts w:ascii="Arial" w:hAnsi="Arial" w:eastAsia="黑体" w:cs="Courier New"/>
          <w:bCs/>
          <w:sz w:val="30"/>
          <w:szCs w:val="30"/>
        </w:rPr>
      </w:pPr>
    </w:p>
    <w:p w14:paraId="67EA8E81">
      <w:pPr>
        <w:keepNext/>
        <w:keepLines/>
        <w:spacing w:before="340" w:after="330" w:line="578" w:lineRule="auto"/>
        <w:outlineLvl w:val="0"/>
        <w:rPr>
          <w:rFonts w:hint="eastAsia" w:ascii="华文中宋" w:hAnsi="华文中宋" w:eastAsia="华文中宋" w:cs="Times New Roman"/>
          <w:b/>
          <w:bCs/>
          <w:kern w:val="44"/>
          <w:sz w:val="32"/>
          <w:szCs w:val="32"/>
        </w:rPr>
      </w:pPr>
      <w:bookmarkStart w:id="2" w:name="_Toc148635485"/>
      <w:r>
        <w:rPr>
          <w:rFonts w:hint="eastAsia" w:ascii="华文中宋" w:hAnsi="华文中宋" w:eastAsia="华文中宋" w:cs="Times New Roman"/>
          <w:b/>
          <w:bCs/>
          <w:kern w:val="44"/>
          <w:sz w:val="32"/>
          <w:szCs w:val="32"/>
        </w:rPr>
        <w:t>一、引言</w:t>
      </w:r>
      <w:bookmarkEnd w:id="2"/>
    </w:p>
    <w:p w14:paraId="2C69EA8B">
      <w:pPr>
        <w:keepNext/>
        <w:keepLines/>
        <w:spacing w:before="260" w:after="260" w:line="416" w:lineRule="auto"/>
        <w:jc w:val="left"/>
        <w:outlineLvl w:val="1"/>
        <w:rPr>
          <w:rFonts w:hint="eastAsia" w:ascii="等线 Light" w:hAnsi="等线 Light" w:eastAsia="华文中宋" w:cs="Times New Roman"/>
          <w:b/>
          <w:bCs/>
          <w:sz w:val="24"/>
          <w:szCs w:val="32"/>
        </w:rPr>
      </w:pPr>
      <w:bookmarkStart w:id="3" w:name="_Toc148635486"/>
      <w:r>
        <w:rPr>
          <w:rFonts w:hint="eastAsia" w:ascii="等线 Light" w:hAnsi="等线 Light" w:eastAsia="华文中宋" w:cs="Times New Roman"/>
          <w:b/>
          <w:bCs/>
          <w:sz w:val="24"/>
          <w:szCs w:val="32"/>
        </w:rPr>
        <w:t>1</w:t>
      </w:r>
      <w:r>
        <w:rPr>
          <w:rFonts w:ascii="等线 Light" w:hAnsi="等线 Light" w:eastAsia="华文中宋" w:cs="Times New Roman"/>
          <w:b/>
          <w:bCs/>
          <w:sz w:val="24"/>
          <w:szCs w:val="32"/>
        </w:rPr>
        <w:t>、</w:t>
      </w:r>
      <w:r>
        <w:rPr>
          <w:rFonts w:hint="eastAsia" w:ascii="等线 Light" w:hAnsi="等线 Light" w:eastAsia="华文中宋" w:cs="Times New Roman"/>
          <w:b/>
          <w:bCs/>
          <w:sz w:val="24"/>
          <w:szCs w:val="32"/>
        </w:rPr>
        <w:t>编写目的</w:t>
      </w:r>
      <w:bookmarkEnd w:id="3"/>
    </w:p>
    <w:p w14:paraId="76579DC0">
      <w:pPr>
        <w:spacing w:line="360" w:lineRule="auto"/>
        <w:ind w:firstLine="420" w:firstLineChars="200"/>
        <w:rPr>
          <w:rFonts w:hint="eastAsia" w:ascii="宋体" w:hAnsi="宋体" w:eastAsia="宋体" w:cs="Times New Roman"/>
          <w:szCs w:val="22"/>
        </w:rPr>
      </w:pPr>
      <w:r>
        <w:rPr>
          <w:rFonts w:hint="eastAsia" w:ascii="宋体" w:hAnsi="宋体" w:eastAsia="宋体" w:cs="Times New Roman"/>
          <w:szCs w:val="22"/>
        </w:rPr>
        <w:t>需求说明书目的是使</w:t>
      </w:r>
      <w:r>
        <w:rPr>
          <w:rFonts w:hint="eastAsia" w:ascii="宋体" w:hAnsi="宋体" w:eastAsia="宋体" w:cs="Times New Roman"/>
          <w:szCs w:val="22"/>
          <w:lang w:eastAsia="zh"/>
        </w:rPr>
        <w:t>用户</w:t>
      </w:r>
      <w:r>
        <w:rPr>
          <w:rFonts w:hint="eastAsia" w:ascii="宋体" w:hAnsi="宋体" w:eastAsia="宋体" w:cs="Times New Roman"/>
          <w:szCs w:val="22"/>
        </w:rPr>
        <w:t>对该软件有一个理解，使之成为整个开发工作的基础。便于</w:t>
      </w:r>
      <w:r>
        <w:rPr>
          <w:rFonts w:hint="eastAsia" w:ascii="宋体" w:hAnsi="宋体" w:eastAsia="宋体" w:cs="Times New Roman"/>
          <w:szCs w:val="22"/>
          <w:lang w:eastAsia="zh"/>
        </w:rPr>
        <w:t>用户</w:t>
      </w:r>
      <w:r>
        <w:rPr>
          <w:rFonts w:hint="eastAsia" w:ascii="宋体" w:hAnsi="宋体" w:eastAsia="宋体" w:cs="Times New Roman"/>
          <w:szCs w:val="22"/>
        </w:rPr>
        <w:t>、开发人员进行理解和交流，反映出</w:t>
      </w:r>
      <w:r>
        <w:rPr>
          <w:rFonts w:hint="eastAsia" w:ascii="宋体" w:hAnsi="宋体" w:eastAsia="宋体" w:cs="Times New Roman"/>
          <w:szCs w:val="22"/>
          <w:lang w:eastAsia="zh"/>
        </w:rPr>
        <w:t>用户</w:t>
      </w:r>
      <w:r>
        <w:rPr>
          <w:rFonts w:hint="eastAsia" w:ascii="宋体" w:hAnsi="宋体" w:eastAsia="宋体" w:cs="Times New Roman"/>
          <w:szCs w:val="22"/>
        </w:rPr>
        <w:t>问题的结构，可以作为软件开发工作的基础和依据，并作为确认测试和验收的依据。</w:t>
      </w:r>
    </w:p>
    <w:p w14:paraId="1A4BC4FD">
      <w:pPr>
        <w:spacing w:line="360" w:lineRule="auto"/>
        <w:ind w:firstLine="420"/>
        <w:rPr>
          <w:rFonts w:hint="eastAsia" w:ascii="宋体" w:hAnsi="宋体" w:eastAsia="宋体" w:cs="Times New Roman"/>
          <w:szCs w:val="22"/>
        </w:rPr>
      </w:pPr>
      <w:r>
        <w:rPr>
          <w:rFonts w:hint="eastAsia" w:ascii="宋体" w:hAnsi="宋体" w:eastAsia="宋体" w:cs="Times New Roman"/>
          <w:szCs w:val="22"/>
        </w:rPr>
        <w:t>预期读者：软件设计者和测试者。</w:t>
      </w:r>
    </w:p>
    <w:p w14:paraId="67D0E9A9">
      <w:pPr>
        <w:rPr>
          <w:rFonts w:hint="eastAsia" w:ascii="等线" w:hAnsi="等线" w:eastAsia="等线" w:cs="Times New Roman"/>
          <w:szCs w:val="22"/>
        </w:rPr>
      </w:pPr>
    </w:p>
    <w:p w14:paraId="54A0EABC">
      <w:pPr>
        <w:keepNext/>
        <w:keepLines/>
        <w:spacing w:before="260" w:after="260" w:line="416" w:lineRule="auto"/>
        <w:jc w:val="left"/>
        <w:outlineLvl w:val="1"/>
        <w:rPr>
          <w:rFonts w:hint="eastAsia" w:ascii="等线 Light" w:hAnsi="等线 Light" w:eastAsia="华文中宋" w:cs="Times New Roman"/>
          <w:b/>
          <w:bCs/>
          <w:sz w:val="24"/>
          <w:szCs w:val="32"/>
        </w:rPr>
      </w:pPr>
      <w:bookmarkStart w:id="4" w:name="_Toc148635487"/>
      <w:r>
        <w:rPr>
          <w:rFonts w:hint="eastAsia" w:ascii="等线 Light" w:hAnsi="等线 Light" w:eastAsia="华文中宋" w:cs="Times New Roman"/>
          <w:b/>
          <w:bCs/>
          <w:sz w:val="24"/>
          <w:szCs w:val="32"/>
        </w:rPr>
        <w:t>2</w:t>
      </w:r>
      <w:r>
        <w:rPr>
          <w:rFonts w:ascii="等线 Light" w:hAnsi="等线 Light" w:eastAsia="华文中宋" w:cs="Times New Roman"/>
          <w:b/>
          <w:bCs/>
          <w:sz w:val="24"/>
          <w:szCs w:val="32"/>
        </w:rPr>
        <w:t>、</w:t>
      </w:r>
      <w:r>
        <w:rPr>
          <w:rFonts w:hint="eastAsia" w:ascii="等线 Light" w:hAnsi="等线 Light" w:eastAsia="华文中宋" w:cs="Times New Roman"/>
          <w:b/>
          <w:bCs/>
          <w:sz w:val="24"/>
          <w:szCs w:val="32"/>
        </w:rPr>
        <w:t>背景</w:t>
      </w:r>
      <w:bookmarkEnd w:id="4"/>
    </w:p>
    <w:p w14:paraId="3C5A0F2E">
      <w:pPr>
        <w:ind w:firstLine="420"/>
        <w:rPr>
          <w:rFonts w:hint="eastAsia" w:ascii="宋体" w:hAnsi="宋体" w:eastAsia="宋体" w:cs="Times New Roman"/>
          <w:szCs w:val="22"/>
        </w:rPr>
      </w:pPr>
      <w:r>
        <w:rPr>
          <w:rFonts w:hint="eastAsia" w:ascii="宋体" w:hAnsi="宋体" w:eastAsia="宋体" w:cs="Times New Roman"/>
          <w:szCs w:val="22"/>
        </w:rPr>
        <w:t>说明：</w:t>
      </w:r>
    </w:p>
    <w:p w14:paraId="66052C3A">
      <w:pPr>
        <w:numPr>
          <w:ilvl w:val="0"/>
          <w:numId w:val="1"/>
        </w:numPr>
        <w:spacing w:line="360" w:lineRule="auto"/>
        <w:rPr>
          <w:rFonts w:hint="eastAsia" w:ascii="宋体" w:hAnsi="宋体" w:eastAsia="宋体" w:cs="Times New Roman"/>
          <w:szCs w:val="22"/>
        </w:rPr>
      </w:pPr>
      <w:r>
        <w:rPr>
          <w:rFonts w:hint="eastAsia" w:ascii="宋体" w:hAnsi="宋体" w:eastAsia="宋体" w:cs="Times New Roman"/>
          <w:szCs w:val="22"/>
        </w:rPr>
        <w:t>待开发的软件系统的名称：</w:t>
      </w:r>
      <w:r>
        <w:rPr>
          <w:rFonts w:hint="eastAsia" w:ascii="宋体" w:hAnsi="宋体" w:eastAsia="宋体" w:cs="Times New Roman"/>
          <w:szCs w:val="22"/>
          <w:lang w:eastAsia="zh"/>
        </w:rPr>
        <w:t>餐厅点餐系统</w:t>
      </w:r>
      <w:r>
        <w:rPr>
          <w:rFonts w:ascii="宋体" w:hAnsi="宋体" w:eastAsia="宋体" w:cs="Times New Roman"/>
          <w:szCs w:val="22"/>
        </w:rPr>
        <w:t xml:space="preserve"> </w:t>
      </w:r>
    </w:p>
    <w:p w14:paraId="6F7EA913">
      <w:pPr>
        <w:numPr>
          <w:ilvl w:val="0"/>
          <w:numId w:val="1"/>
        </w:numPr>
        <w:spacing w:line="360" w:lineRule="auto"/>
        <w:rPr>
          <w:rFonts w:hint="eastAsia" w:ascii="宋体" w:hAnsi="宋体" w:eastAsia="宋体" w:cs="Times New Roman"/>
          <w:szCs w:val="22"/>
        </w:rPr>
      </w:pPr>
      <w:r>
        <w:rPr>
          <w:rFonts w:hint="eastAsia" w:ascii="宋体" w:hAnsi="宋体" w:eastAsia="宋体" w:cs="Times New Roman"/>
          <w:szCs w:val="22"/>
        </w:rPr>
        <w:t>本项目的任务提出者：冯煜寒 乔佳雪 许婷瑜 陆晓媛；</w:t>
      </w:r>
    </w:p>
    <w:p w14:paraId="69292F57">
      <w:pPr>
        <w:numPr>
          <w:ilvl w:val="0"/>
          <w:numId w:val="1"/>
        </w:numPr>
        <w:spacing w:line="360" w:lineRule="auto"/>
        <w:rPr>
          <w:rFonts w:hint="eastAsia" w:ascii="宋体" w:hAnsi="宋体" w:eastAsia="宋体" w:cs="Times New Roman"/>
          <w:szCs w:val="22"/>
        </w:rPr>
      </w:pPr>
      <w:r>
        <w:rPr>
          <w:rFonts w:hint="eastAsia" w:ascii="宋体" w:hAnsi="宋体" w:eastAsia="宋体" w:cs="Times New Roman"/>
          <w:szCs w:val="22"/>
        </w:rPr>
        <w:t>本项目的任务开发者：冯煜寒 乔佳雪 许婷瑜 陆晓媛；</w:t>
      </w:r>
    </w:p>
    <w:p w14:paraId="6C0A1D1B">
      <w:pPr>
        <w:numPr>
          <w:ilvl w:val="0"/>
          <w:numId w:val="1"/>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：需要</w:t>
      </w:r>
      <w:r>
        <w:rPr>
          <w:rFonts w:hint="eastAsia" w:ascii="宋体" w:hAnsi="宋体" w:eastAsia="宋体" w:cs="Times New Roman"/>
          <w:szCs w:val="22"/>
          <w:lang w:eastAsia="zh"/>
        </w:rPr>
        <w:t>点餐</w:t>
      </w:r>
      <w:r>
        <w:rPr>
          <w:rFonts w:hint="eastAsia" w:ascii="宋体" w:hAnsi="宋体" w:eastAsia="宋体" w:cs="Times New Roman"/>
          <w:szCs w:val="22"/>
        </w:rPr>
        <w:t>的的</w:t>
      </w:r>
      <w:r>
        <w:rPr>
          <w:rFonts w:hint="eastAsia" w:ascii="宋体" w:hAnsi="宋体" w:eastAsia="宋体" w:cs="Times New Roman"/>
          <w:szCs w:val="22"/>
          <w:lang w:eastAsia="zh"/>
        </w:rPr>
        <w:t>消费者</w:t>
      </w:r>
      <w:r>
        <w:rPr>
          <w:rFonts w:hint="eastAsia" w:ascii="宋体" w:hAnsi="宋体" w:eastAsia="宋体" w:cs="Times New Roman"/>
          <w:szCs w:val="22"/>
        </w:rPr>
        <w:t>。</w:t>
      </w:r>
    </w:p>
    <w:p w14:paraId="5B0B825A">
      <w:pPr>
        <w:numPr>
          <w:ilvl w:val="0"/>
          <w:numId w:val="1"/>
        </w:numPr>
        <w:spacing w:line="360" w:lineRule="auto"/>
        <w:rPr>
          <w:rFonts w:hint="eastAsia" w:ascii="宋体" w:hAnsi="宋体" w:eastAsia="宋体" w:cs="Times New Roman"/>
          <w:szCs w:val="22"/>
        </w:rPr>
      </w:pPr>
      <w:r>
        <w:rPr>
          <w:rFonts w:hint="eastAsia" w:ascii="宋体" w:hAnsi="宋体" w:eastAsia="宋体" w:cs="Times New Roman"/>
          <w:szCs w:val="22"/>
        </w:rPr>
        <w:t>实现该软件的计算中心或计算机网络：南京航空航天大学计算中心。</w:t>
      </w:r>
    </w:p>
    <w:p w14:paraId="6394A61D">
      <w:pPr>
        <w:rPr>
          <w:rFonts w:hint="eastAsia" w:ascii="等线" w:hAnsi="等线" w:eastAsia="等线" w:cs="Times New Roman"/>
          <w:szCs w:val="22"/>
        </w:rPr>
      </w:pPr>
    </w:p>
    <w:p w14:paraId="58B58432">
      <w:pPr>
        <w:keepNext/>
        <w:keepLines/>
        <w:spacing w:before="260" w:after="260" w:line="416" w:lineRule="auto"/>
        <w:jc w:val="left"/>
        <w:outlineLvl w:val="1"/>
        <w:rPr>
          <w:rFonts w:hint="eastAsia" w:ascii="等线 Light" w:hAnsi="等线 Light" w:eastAsia="华文中宋" w:cs="Times New Roman"/>
          <w:b/>
          <w:bCs/>
          <w:sz w:val="24"/>
          <w:szCs w:val="32"/>
        </w:rPr>
      </w:pPr>
      <w:bookmarkStart w:id="5" w:name="_Toc148635488"/>
      <w:r>
        <w:rPr>
          <w:rFonts w:hint="eastAsia" w:ascii="等线 Light" w:hAnsi="等线 Light" w:eastAsia="华文中宋" w:cs="Times New Roman"/>
          <w:b/>
          <w:bCs/>
          <w:sz w:val="24"/>
          <w:szCs w:val="32"/>
        </w:rPr>
        <w:t>3、定义</w:t>
      </w:r>
      <w:bookmarkEnd w:id="5"/>
    </w:p>
    <w:tbl>
      <w:tblPr>
        <w:tblStyle w:val="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5557B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69D4DF3">
            <w:pPr>
              <w:spacing w:line="360" w:lineRule="auto"/>
              <w:jc w:val="center"/>
              <w:rPr>
                <w:rFonts w:hint="eastAsia" w:ascii="宋体" w:hAnsi="宋体" w:eastAsia="宋体" w:cs="Times New Roman"/>
                <w:szCs w:val="22"/>
              </w:rPr>
            </w:pPr>
            <w:r>
              <w:rPr>
                <w:rFonts w:hint="eastAsia" w:ascii="宋体" w:hAnsi="宋体" w:eastAsia="宋体" w:cs="Times New Roman"/>
                <w:szCs w:val="22"/>
              </w:rPr>
              <w:t>名称</w:t>
            </w:r>
          </w:p>
        </w:tc>
        <w:tc>
          <w:tcPr>
            <w:tcW w:w="6287" w:type="dxa"/>
          </w:tcPr>
          <w:p w14:paraId="1BC450AD">
            <w:pPr>
              <w:spacing w:line="360" w:lineRule="auto"/>
              <w:jc w:val="center"/>
              <w:rPr>
                <w:rFonts w:hint="eastAsia" w:ascii="宋体" w:hAnsi="宋体" w:eastAsia="宋体" w:cs="Times New Roman"/>
                <w:szCs w:val="22"/>
              </w:rPr>
            </w:pPr>
            <w:r>
              <w:rPr>
                <w:rFonts w:hint="eastAsia" w:ascii="宋体" w:hAnsi="宋体" w:eastAsia="宋体" w:cs="Times New Roman"/>
                <w:szCs w:val="22"/>
              </w:rPr>
              <w:t>说明</w:t>
            </w:r>
          </w:p>
        </w:tc>
      </w:tr>
      <w:tr w14:paraId="04DC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133A4E5">
            <w:pPr>
              <w:spacing w:line="360" w:lineRule="auto"/>
              <w:jc w:val="center"/>
              <w:rPr>
                <w:rFonts w:hint="eastAsia" w:ascii="宋体" w:hAnsi="宋体" w:eastAsia="宋体" w:cs="Times New Roman"/>
                <w:szCs w:val="22"/>
              </w:rPr>
            </w:pPr>
            <w:r>
              <w:rPr>
                <w:rFonts w:hint="eastAsia" w:ascii="宋体" w:hAnsi="宋体" w:eastAsia="宋体" w:cs="Times New Roman"/>
                <w:szCs w:val="22"/>
              </w:rPr>
              <w:t>账号</w:t>
            </w:r>
          </w:p>
        </w:tc>
        <w:tc>
          <w:tcPr>
            <w:tcW w:w="6287" w:type="dxa"/>
          </w:tcPr>
          <w:p w14:paraId="5549A21B">
            <w:pPr>
              <w:spacing w:line="360" w:lineRule="auto"/>
              <w:jc w:val="left"/>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注册时登记的</w:t>
            </w:r>
            <w:r>
              <w:rPr>
                <w:rFonts w:hint="eastAsia" w:ascii="宋体" w:hAnsi="宋体" w:eastAsia="宋体" w:cs="Times New Roman"/>
                <w:szCs w:val="22"/>
                <w:lang w:eastAsia="zh"/>
              </w:rPr>
              <w:t>顾客</w:t>
            </w:r>
            <w:r>
              <w:rPr>
                <w:rFonts w:hint="eastAsia" w:ascii="宋体" w:hAnsi="宋体" w:eastAsia="宋体" w:cs="Times New Roman"/>
                <w:szCs w:val="22"/>
              </w:rPr>
              <w:t>名（手机或邮箱）及密码</w:t>
            </w:r>
          </w:p>
        </w:tc>
      </w:tr>
      <w:tr w14:paraId="13E0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790C85C">
            <w:pPr>
              <w:spacing w:line="360" w:lineRule="auto"/>
              <w:jc w:val="center"/>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分类</w:t>
            </w:r>
          </w:p>
        </w:tc>
        <w:tc>
          <w:tcPr>
            <w:tcW w:w="6287" w:type="dxa"/>
          </w:tcPr>
          <w:p w14:paraId="7863487C">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w:t>
            </w:r>
            <w:r>
              <w:rPr>
                <w:rFonts w:hint="eastAsia" w:ascii="宋体" w:hAnsi="宋体" w:eastAsia="宋体" w:cs="Times New Roman"/>
                <w:szCs w:val="22"/>
                <w:lang w:eastAsia="zh"/>
              </w:rPr>
              <w:t>商家</w:t>
            </w:r>
          </w:p>
        </w:tc>
      </w:tr>
      <w:tr w14:paraId="739C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02ACD9A">
            <w:pPr>
              <w:spacing w:line="360" w:lineRule="auto"/>
              <w:jc w:val="center"/>
              <w:rPr>
                <w:rFonts w:hint="eastAsia" w:ascii="宋体" w:hAnsi="宋体" w:eastAsia="宋体" w:cs="Times New Roman"/>
                <w:szCs w:val="22"/>
              </w:rPr>
            </w:pPr>
            <w:r>
              <w:rPr>
                <w:rFonts w:hint="eastAsia" w:ascii="宋体" w:hAnsi="宋体" w:eastAsia="宋体" w:cs="Times New Roman"/>
                <w:szCs w:val="22"/>
              </w:rPr>
              <w:t>账户信息管理</w:t>
            </w:r>
          </w:p>
        </w:tc>
        <w:tc>
          <w:tcPr>
            <w:tcW w:w="6287" w:type="dxa"/>
          </w:tcPr>
          <w:p w14:paraId="751E5446">
            <w:pPr>
              <w:spacing w:line="360" w:lineRule="auto"/>
              <w:jc w:val="left"/>
              <w:rPr>
                <w:rFonts w:hint="eastAsia" w:ascii="宋体" w:hAnsi="宋体" w:eastAsia="宋体" w:cs="Times New Roman"/>
                <w:color w:val="000000"/>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与</w:t>
            </w:r>
            <w:r>
              <w:rPr>
                <w:rFonts w:hint="eastAsia" w:ascii="宋体" w:hAnsi="宋体" w:eastAsia="宋体" w:cs="Times New Roman"/>
                <w:szCs w:val="22"/>
                <w:lang w:eastAsia="zh"/>
              </w:rPr>
              <w:t>商家</w:t>
            </w:r>
            <w:r>
              <w:rPr>
                <w:rFonts w:hint="eastAsia" w:ascii="宋体" w:hAnsi="宋体" w:eastAsia="宋体" w:cs="Times New Roman"/>
                <w:szCs w:val="22"/>
              </w:rPr>
              <w:t>都可通过该模块对自己的信息进行增加、查询、修改、删除操作，</w:t>
            </w:r>
            <w:r>
              <w:rPr>
                <w:rFonts w:hint="eastAsia" w:ascii="宋体" w:hAnsi="宋体" w:eastAsia="宋体" w:cs="Times New Roman"/>
                <w:color w:val="000000"/>
                <w:szCs w:val="22"/>
              </w:rPr>
              <w:t>分别对应注册、登录、修改</w:t>
            </w:r>
            <w:r>
              <w:rPr>
                <w:rFonts w:hint="eastAsia" w:ascii="宋体" w:hAnsi="宋体" w:eastAsia="宋体" w:cs="Times New Roman"/>
                <w:color w:val="000000"/>
                <w:szCs w:val="22"/>
                <w:lang w:eastAsia="zh"/>
              </w:rPr>
              <w:t>顾客</w:t>
            </w:r>
            <w:r>
              <w:rPr>
                <w:rFonts w:hint="eastAsia" w:ascii="宋体" w:hAnsi="宋体" w:eastAsia="宋体" w:cs="Times New Roman"/>
                <w:color w:val="000000"/>
                <w:szCs w:val="22"/>
              </w:rPr>
              <w:t>信息及找回密码、注销</w:t>
            </w:r>
            <w:r>
              <w:rPr>
                <w:rFonts w:hint="eastAsia" w:ascii="宋体" w:hAnsi="宋体" w:eastAsia="宋体" w:cs="Times New Roman"/>
                <w:color w:val="000000"/>
                <w:szCs w:val="22"/>
                <w:lang w:eastAsia="zh"/>
              </w:rPr>
              <w:t>。</w:t>
            </w:r>
          </w:p>
          <w:p w14:paraId="2793FEA3">
            <w:pPr>
              <w:spacing w:line="360" w:lineRule="auto"/>
              <w:jc w:val="left"/>
              <w:rPr>
                <w:rFonts w:hint="eastAsia" w:ascii="宋体" w:hAnsi="宋体" w:eastAsia="宋体" w:cs="Times New Roman"/>
                <w:color w:val="000000"/>
                <w:szCs w:val="22"/>
                <w:lang w:eastAsia="zh"/>
              </w:rPr>
            </w:pPr>
            <w:r>
              <w:rPr>
                <w:rFonts w:hint="eastAsia" w:ascii="宋体" w:hAnsi="宋体" w:eastAsia="宋体" w:cs="Times New Roman"/>
                <w:color w:val="000000"/>
                <w:szCs w:val="22"/>
                <w:lang w:eastAsia="zh"/>
              </w:rPr>
              <w:t>商家可以对所有上架菜品进行修改。</w:t>
            </w:r>
          </w:p>
        </w:tc>
      </w:tr>
      <w:tr w14:paraId="2C42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1EC350">
            <w:pPr>
              <w:spacing w:line="360" w:lineRule="auto"/>
              <w:jc w:val="center"/>
              <w:rPr>
                <w:rFonts w:hint="eastAsia" w:ascii="宋体" w:hAnsi="宋体" w:eastAsia="宋体" w:cs="Times New Roman"/>
                <w:szCs w:val="22"/>
                <w:lang w:eastAsia="zh"/>
              </w:rPr>
            </w:pPr>
            <w:bookmarkStart w:id="6" w:name="_Hlk148548453"/>
            <w:r>
              <w:rPr>
                <w:rFonts w:hint="eastAsia" w:ascii="宋体" w:hAnsi="宋体" w:eastAsia="宋体" w:cs="Times New Roman"/>
                <w:szCs w:val="22"/>
                <w:lang w:eastAsia="zh"/>
              </w:rPr>
              <w:t>添加菜品至购物车</w:t>
            </w:r>
          </w:p>
        </w:tc>
        <w:tc>
          <w:tcPr>
            <w:tcW w:w="6287" w:type="dxa"/>
          </w:tcPr>
          <w:p w14:paraId="1837B5B2">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1"/>
                <w:lang w:eastAsia="zh"/>
              </w:rPr>
              <w:t>顾客将所需菜品加入购物车，并选择菜品的份量、口味偏好</w:t>
            </w:r>
          </w:p>
        </w:tc>
      </w:tr>
      <w:tr w14:paraId="5678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3E3A6E1">
            <w:pPr>
              <w:spacing w:line="360" w:lineRule="auto"/>
              <w:jc w:val="center"/>
              <w:rPr>
                <w:rFonts w:hint="eastAsia" w:ascii="宋体" w:hAnsi="宋体" w:eastAsia="宋体" w:cs="Times New Roman"/>
                <w:szCs w:val="21"/>
              </w:rPr>
            </w:pPr>
            <w:r>
              <w:rPr>
                <w:rFonts w:hint="eastAsia" w:ascii="宋体" w:hAnsi="宋体" w:eastAsia="宋体" w:cs="Times New Roman"/>
                <w:szCs w:val="22"/>
                <w:lang w:eastAsia="zh"/>
              </w:rPr>
              <w:t>移除购物车菜品</w:t>
            </w:r>
          </w:p>
        </w:tc>
        <w:tc>
          <w:tcPr>
            <w:tcW w:w="6287" w:type="dxa"/>
          </w:tcPr>
          <w:p w14:paraId="4F85AE33">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顾客将购物车菜品删除</w:t>
            </w:r>
          </w:p>
        </w:tc>
      </w:tr>
      <w:tr w14:paraId="7609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02AC621">
            <w:pPr>
              <w:spacing w:line="360" w:lineRule="auto"/>
              <w:jc w:val="center"/>
              <w:rPr>
                <w:rFonts w:hint="eastAsia" w:ascii="宋体" w:hAnsi="宋体" w:eastAsia="宋体" w:cs="Times New Roman"/>
                <w:szCs w:val="22"/>
                <w:lang w:eastAsia="zh"/>
              </w:rPr>
            </w:pPr>
            <w:r>
              <w:rPr>
                <w:rFonts w:hint="eastAsia" w:ascii="宋体" w:hAnsi="宋体" w:eastAsia="宋体" w:cs="Times New Roman"/>
                <w:szCs w:val="22"/>
                <w:lang w:eastAsia="zh"/>
              </w:rPr>
              <w:t>查看购物车</w:t>
            </w:r>
          </w:p>
        </w:tc>
        <w:tc>
          <w:tcPr>
            <w:tcW w:w="6287" w:type="dxa"/>
          </w:tcPr>
          <w:p w14:paraId="33FFC3DE">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顾客确认购物车信息</w:t>
            </w:r>
          </w:p>
        </w:tc>
      </w:tr>
      <w:tr w14:paraId="77DC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7D9458B">
            <w:pPr>
              <w:spacing w:line="360" w:lineRule="auto"/>
              <w:jc w:val="center"/>
              <w:rPr>
                <w:rFonts w:hint="eastAsia" w:ascii="宋体" w:hAnsi="宋体" w:eastAsia="宋体" w:cs="Times New Roman"/>
                <w:szCs w:val="21"/>
                <w:lang w:eastAsia="zh"/>
                <w:woUserID w:val="2"/>
              </w:rPr>
            </w:pPr>
            <w:r>
              <w:rPr>
                <w:rFonts w:hint="eastAsia" w:ascii="宋体" w:hAnsi="宋体" w:eastAsia="宋体" w:cs="Times New Roman"/>
                <w:szCs w:val="21"/>
              </w:rPr>
              <w:t>查看</w:t>
            </w:r>
            <w:r>
              <w:rPr>
                <w:rFonts w:hint="eastAsia" w:ascii="宋体" w:hAnsi="宋体" w:eastAsia="宋体" w:cs="Times New Roman"/>
                <w:szCs w:val="21"/>
                <w:lang w:eastAsia="zh"/>
                <w:woUserID w:val="2"/>
              </w:rPr>
              <w:t>菜品</w:t>
            </w:r>
          </w:p>
        </w:tc>
        <w:tc>
          <w:tcPr>
            <w:tcW w:w="6287" w:type="dxa"/>
          </w:tcPr>
          <w:p w14:paraId="654DE1CD">
            <w:pPr>
              <w:spacing w:line="360" w:lineRule="auto"/>
              <w:jc w:val="left"/>
              <w:rPr>
                <w:rFonts w:hint="eastAsia" w:ascii="宋体" w:hAnsi="宋体" w:eastAsia="宋体" w:cs="Times New Roman"/>
                <w:szCs w:val="22"/>
                <w:lang w:eastAsia="zh"/>
                <w:woUserID w:val="2"/>
              </w:rPr>
            </w:pPr>
            <w:r>
              <w:rPr>
                <w:rFonts w:hint="eastAsia" w:ascii="宋体" w:hAnsi="宋体" w:eastAsia="宋体" w:cs="Times New Roman"/>
                <w:szCs w:val="22"/>
                <w:lang w:eastAsia="zh"/>
              </w:rPr>
              <w:t>顾客</w:t>
            </w:r>
            <w:r>
              <w:rPr>
                <w:rFonts w:hint="eastAsia" w:ascii="宋体" w:hAnsi="宋体" w:eastAsia="宋体" w:cs="Times New Roman"/>
                <w:szCs w:val="22"/>
              </w:rPr>
              <w:t>可查看已发布</w:t>
            </w:r>
            <w:r>
              <w:rPr>
                <w:rFonts w:hint="eastAsia" w:ascii="宋体" w:hAnsi="宋体" w:eastAsia="宋体" w:cs="Times New Roman"/>
                <w:szCs w:val="22"/>
                <w:lang w:eastAsia="zh"/>
              </w:rPr>
              <w:t>菜品</w:t>
            </w:r>
            <w:r>
              <w:rPr>
                <w:rFonts w:hint="eastAsia" w:ascii="宋体" w:hAnsi="宋体" w:eastAsia="宋体" w:cs="Times New Roman"/>
                <w:szCs w:val="22"/>
                <w:lang w:eastAsia="zh"/>
                <w:woUserID w:val="2"/>
              </w:rPr>
              <w:t>的详情</w:t>
            </w:r>
          </w:p>
        </w:tc>
      </w:tr>
      <w:tr w14:paraId="2EDE2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BD56AF9">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上架菜品</w:t>
            </w:r>
          </w:p>
        </w:tc>
        <w:tc>
          <w:tcPr>
            <w:tcW w:w="6287" w:type="dxa"/>
          </w:tcPr>
          <w:p w14:paraId="2575AF98">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将新菜品加入菜单</w:t>
            </w:r>
          </w:p>
        </w:tc>
      </w:tr>
      <w:tr w14:paraId="00DD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C3B23BD">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修改菜品</w:t>
            </w:r>
          </w:p>
        </w:tc>
        <w:tc>
          <w:tcPr>
            <w:tcW w:w="6287" w:type="dxa"/>
          </w:tcPr>
          <w:p w14:paraId="23D6C202">
            <w:pPr>
              <w:spacing w:line="360" w:lineRule="auto"/>
              <w:jc w:val="left"/>
              <w:rPr>
                <w:rFonts w:hint="eastAsia" w:ascii="宋体" w:hAnsi="宋体" w:eastAsia="宋体" w:cs="Times New Roman"/>
                <w:szCs w:val="22"/>
                <w:lang w:eastAsia="zh"/>
                <w:woUserID w:val="3"/>
              </w:rPr>
            </w:pPr>
            <w:r>
              <w:rPr>
                <w:rFonts w:hint="eastAsia" w:ascii="宋体" w:hAnsi="宋体" w:eastAsia="宋体" w:cs="Times New Roman"/>
                <w:szCs w:val="22"/>
                <w:lang w:eastAsia="zh"/>
              </w:rPr>
              <w:t>商家修改餐厅的上架</w:t>
            </w:r>
            <w:r>
              <w:rPr>
                <w:rFonts w:hint="eastAsia" w:ascii="宋体" w:hAnsi="宋体" w:eastAsia="宋体" w:cs="Times New Roman"/>
                <w:szCs w:val="22"/>
                <w:lang w:eastAsia="zh"/>
                <w:woUserID w:val="3"/>
              </w:rPr>
              <w:t>菜品</w:t>
            </w:r>
          </w:p>
        </w:tc>
      </w:tr>
      <w:tr w14:paraId="7574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0FC73F">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下架菜品</w:t>
            </w:r>
          </w:p>
        </w:tc>
        <w:tc>
          <w:tcPr>
            <w:tcW w:w="6287" w:type="dxa"/>
          </w:tcPr>
          <w:p w14:paraId="2B5BA277">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商家可将菜单中已上架的菜品移除，使其不再对外展示</w:t>
            </w:r>
          </w:p>
        </w:tc>
      </w:tr>
      <w:tr w14:paraId="4302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878B8B">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收藏菜品</w:t>
            </w:r>
          </w:p>
        </w:tc>
        <w:tc>
          <w:tcPr>
            <w:tcW w:w="6287" w:type="dxa"/>
          </w:tcPr>
          <w:p w14:paraId="750103F9">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顾客可以收藏喜欢的菜品</w:t>
            </w:r>
          </w:p>
        </w:tc>
      </w:tr>
      <w:tr w14:paraId="1704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B8F4FE7">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取消收藏菜品</w:t>
            </w:r>
          </w:p>
        </w:tc>
        <w:tc>
          <w:tcPr>
            <w:tcW w:w="6287" w:type="dxa"/>
          </w:tcPr>
          <w:p w14:paraId="53F91E18">
            <w:pPr>
              <w:spacing w:line="360" w:lineRule="auto"/>
              <w:jc w:val="left"/>
              <w:rPr>
                <w:rFonts w:hint="eastAsia" w:ascii="宋体" w:hAnsi="宋体" w:eastAsia="宋体" w:cs="Times New Roman"/>
                <w:szCs w:val="22"/>
              </w:rPr>
            </w:pPr>
            <w:r>
              <w:rPr>
                <w:rFonts w:hint="eastAsia" w:ascii="宋体" w:hAnsi="宋体" w:eastAsia="宋体" w:cs="Times New Roman"/>
                <w:szCs w:val="22"/>
                <w:lang w:eastAsia="zh"/>
              </w:rPr>
              <w:t>顾客可以取消收藏喜欢的菜品</w:t>
            </w:r>
          </w:p>
        </w:tc>
      </w:tr>
      <w:tr w14:paraId="7806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D4A71AD">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提交订单</w:t>
            </w:r>
          </w:p>
        </w:tc>
        <w:tc>
          <w:tcPr>
            <w:tcW w:w="6287" w:type="dxa"/>
          </w:tcPr>
          <w:p w14:paraId="4BF7AF1F">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顾客选好菜品后提交订单并结账</w:t>
            </w:r>
          </w:p>
        </w:tc>
      </w:tr>
      <w:bookmarkEnd w:id="6"/>
      <w:tr w14:paraId="073C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CC8D76C">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查看历史订单</w:t>
            </w:r>
          </w:p>
        </w:tc>
        <w:tc>
          <w:tcPr>
            <w:tcW w:w="6287" w:type="dxa"/>
          </w:tcPr>
          <w:p w14:paraId="5FFCFB29">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顾客可以查看过往订单</w:t>
            </w:r>
          </w:p>
        </w:tc>
      </w:tr>
      <w:tr w14:paraId="0857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E370E7E">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rPr>
              <w:t>发表评</w:t>
            </w:r>
            <w:r>
              <w:rPr>
                <w:rFonts w:hint="eastAsia" w:ascii="宋体" w:hAnsi="宋体" w:eastAsia="宋体" w:cs="Times New Roman"/>
                <w:szCs w:val="21"/>
                <w:lang w:eastAsia="zh"/>
              </w:rPr>
              <w:t>价</w:t>
            </w:r>
          </w:p>
        </w:tc>
        <w:tc>
          <w:tcPr>
            <w:tcW w:w="6287" w:type="dxa"/>
          </w:tcPr>
          <w:p w14:paraId="1133B944">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可以在</w:t>
            </w:r>
            <w:r>
              <w:rPr>
                <w:rFonts w:hint="eastAsia" w:ascii="宋体" w:hAnsi="宋体" w:eastAsia="宋体" w:cs="Times New Roman"/>
                <w:szCs w:val="22"/>
                <w:lang w:eastAsia="zh"/>
              </w:rPr>
              <w:t>菜品</w:t>
            </w:r>
            <w:r>
              <w:rPr>
                <w:rFonts w:hint="eastAsia" w:ascii="宋体" w:hAnsi="宋体" w:eastAsia="宋体" w:cs="Times New Roman"/>
                <w:szCs w:val="22"/>
              </w:rPr>
              <w:t>下发表评</w:t>
            </w:r>
            <w:r>
              <w:rPr>
                <w:rFonts w:hint="eastAsia" w:ascii="宋体" w:hAnsi="宋体" w:eastAsia="宋体" w:cs="Times New Roman"/>
                <w:szCs w:val="22"/>
                <w:lang w:eastAsia="zh"/>
              </w:rPr>
              <w:t>价并打分</w:t>
            </w:r>
          </w:p>
        </w:tc>
      </w:tr>
      <w:tr w14:paraId="54E7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F039BAE">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rPr>
              <w:t>查看评</w:t>
            </w:r>
            <w:r>
              <w:rPr>
                <w:rFonts w:hint="eastAsia" w:ascii="宋体" w:hAnsi="宋体" w:eastAsia="宋体" w:cs="Times New Roman"/>
                <w:szCs w:val="21"/>
                <w:lang w:eastAsia="zh"/>
              </w:rPr>
              <w:t>价</w:t>
            </w:r>
          </w:p>
        </w:tc>
        <w:tc>
          <w:tcPr>
            <w:tcW w:w="6287" w:type="dxa"/>
          </w:tcPr>
          <w:p w14:paraId="187829C5">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查看其他人或自己发布过的评</w:t>
            </w:r>
            <w:r>
              <w:rPr>
                <w:rFonts w:hint="eastAsia" w:ascii="宋体" w:hAnsi="宋体" w:eastAsia="宋体" w:cs="Times New Roman"/>
                <w:szCs w:val="22"/>
                <w:lang w:eastAsia="zh"/>
              </w:rPr>
              <w:t>价</w:t>
            </w:r>
          </w:p>
        </w:tc>
      </w:tr>
      <w:tr w14:paraId="6979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275EC2">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rPr>
              <w:t>删除评</w:t>
            </w:r>
            <w:r>
              <w:rPr>
                <w:rFonts w:hint="eastAsia" w:ascii="宋体" w:hAnsi="宋体" w:eastAsia="宋体" w:cs="Times New Roman"/>
                <w:szCs w:val="21"/>
                <w:lang w:eastAsia="zh"/>
              </w:rPr>
              <w:t>价</w:t>
            </w:r>
          </w:p>
        </w:tc>
        <w:tc>
          <w:tcPr>
            <w:tcW w:w="6287" w:type="dxa"/>
          </w:tcPr>
          <w:p w14:paraId="356B1E61">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rPr>
              <w:t>发布该评</w:t>
            </w:r>
            <w:r>
              <w:rPr>
                <w:rFonts w:hint="eastAsia" w:ascii="宋体" w:hAnsi="宋体" w:eastAsia="宋体" w:cs="Times New Roman"/>
                <w:szCs w:val="22"/>
                <w:lang w:eastAsia="zh"/>
              </w:rPr>
              <w:t>价</w:t>
            </w:r>
            <w:r>
              <w:rPr>
                <w:rFonts w:hint="eastAsia" w:ascii="宋体" w:hAnsi="宋体" w:eastAsia="宋体" w:cs="Times New Roman"/>
                <w:szCs w:val="22"/>
              </w:rPr>
              <w:t>的</w:t>
            </w:r>
            <w:r>
              <w:rPr>
                <w:rFonts w:hint="eastAsia" w:ascii="宋体" w:hAnsi="宋体" w:eastAsia="宋体" w:cs="Times New Roman"/>
                <w:szCs w:val="22"/>
                <w:lang w:eastAsia="zh"/>
              </w:rPr>
              <w:t>顾客或商家</w:t>
            </w:r>
            <w:r>
              <w:rPr>
                <w:rFonts w:hint="eastAsia" w:ascii="宋体" w:hAnsi="宋体" w:eastAsia="宋体" w:cs="Times New Roman"/>
                <w:szCs w:val="22"/>
              </w:rPr>
              <w:t>可以删除评</w:t>
            </w:r>
            <w:r>
              <w:rPr>
                <w:rFonts w:hint="eastAsia" w:ascii="宋体" w:hAnsi="宋体" w:eastAsia="宋体" w:cs="Times New Roman"/>
                <w:szCs w:val="22"/>
                <w:lang w:eastAsia="zh"/>
              </w:rPr>
              <w:t>价</w:t>
            </w:r>
          </w:p>
        </w:tc>
      </w:tr>
      <w:tr w14:paraId="06E4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D2353DE">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点赞</w:t>
            </w:r>
          </w:p>
        </w:tc>
        <w:tc>
          <w:tcPr>
            <w:tcW w:w="6287" w:type="dxa"/>
          </w:tcPr>
          <w:p w14:paraId="7F554FD3">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对评价点赞</w:t>
            </w:r>
          </w:p>
        </w:tc>
      </w:tr>
      <w:tr w14:paraId="0E4E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F5059DF">
            <w:pPr>
              <w:spacing w:line="360" w:lineRule="auto"/>
              <w:jc w:val="center"/>
              <w:rPr>
                <w:rFonts w:hint="eastAsia" w:ascii="宋体" w:hAnsi="宋体" w:eastAsia="宋体" w:cs="Times New Roman"/>
                <w:szCs w:val="21"/>
                <w:lang w:eastAsia="zh"/>
              </w:rPr>
            </w:pPr>
            <w:r>
              <w:rPr>
                <w:rFonts w:hint="eastAsia" w:ascii="宋体" w:hAnsi="宋体" w:eastAsia="宋体" w:cs="Times New Roman"/>
                <w:szCs w:val="21"/>
                <w:lang w:eastAsia="zh"/>
              </w:rPr>
              <w:t>取消点赞</w:t>
            </w:r>
          </w:p>
        </w:tc>
        <w:tc>
          <w:tcPr>
            <w:tcW w:w="6287" w:type="dxa"/>
          </w:tcPr>
          <w:p w14:paraId="4894C4C9">
            <w:pPr>
              <w:spacing w:line="360" w:lineRule="auto"/>
              <w:jc w:val="left"/>
              <w:rPr>
                <w:rFonts w:hint="eastAsia" w:ascii="宋体" w:hAnsi="宋体" w:eastAsia="宋体" w:cs="Times New Roman"/>
                <w:szCs w:val="22"/>
                <w:lang w:eastAsia="zh"/>
              </w:rPr>
            </w:pPr>
            <w:r>
              <w:rPr>
                <w:rFonts w:hint="eastAsia" w:ascii="宋体" w:hAnsi="宋体" w:eastAsia="宋体" w:cs="Times New Roman"/>
                <w:szCs w:val="22"/>
                <w:lang w:eastAsia="zh"/>
              </w:rPr>
              <w:t>取消对已点赞评价的点赞</w:t>
            </w:r>
          </w:p>
        </w:tc>
      </w:tr>
      <w:tr w14:paraId="3081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CDE27CA">
            <w:pPr>
              <w:spacing w:line="360" w:lineRule="auto"/>
              <w:ind w:left="0" w:leftChars="0" w:firstLine="0" w:firstLineChars="0"/>
              <w:jc w:val="center"/>
              <w:rPr>
                <w:rFonts w:hint="eastAsia" w:ascii="宋体" w:hAnsi="宋体" w:eastAsia="宋体" w:cs="Times New Roman"/>
                <w:szCs w:val="21"/>
                <w:lang w:eastAsia="zh"/>
                <w:woUserID w:val="2"/>
              </w:rPr>
            </w:pPr>
            <w:r>
              <w:rPr>
                <w:rFonts w:hint="eastAsia" w:ascii="宋体" w:hAnsi="宋体" w:eastAsia="宋体" w:cs="Times New Roman"/>
                <w:szCs w:val="21"/>
                <w:lang w:eastAsia="zh"/>
                <w:woUserID w:val="2"/>
              </w:rPr>
              <w:t>查看点赞</w:t>
            </w:r>
          </w:p>
        </w:tc>
        <w:tc>
          <w:tcPr>
            <w:tcW w:w="6287" w:type="dxa"/>
          </w:tcPr>
          <w:p w14:paraId="2C7B0B81">
            <w:pPr>
              <w:spacing w:line="360" w:lineRule="auto"/>
              <w:ind w:left="0" w:leftChars="0" w:firstLine="0" w:firstLineChars="0"/>
              <w:jc w:val="left"/>
              <w:rPr>
                <w:rFonts w:hint="eastAsia" w:ascii="宋体" w:hAnsi="宋体" w:eastAsia="宋体" w:cs="Times New Roman"/>
                <w:szCs w:val="22"/>
                <w:lang w:eastAsia="zh"/>
                <w:woUserID w:val="2"/>
              </w:rPr>
            </w:pPr>
            <w:r>
              <w:rPr>
                <w:rFonts w:hint="eastAsia" w:ascii="宋体" w:hAnsi="宋体" w:eastAsia="宋体" w:cs="Times New Roman"/>
                <w:szCs w:val="22"/>
                <w:lang w:eastAsia="zh"/>
                <w:woUserID w:val="2"/>
              </w:rPr>
              <w:t>查看评论中的点赞情况</w:t>
            </w:r>
          </w:p>
        </w:tc>
      </w:tr>
      <w:tr w14:paraId="2D3D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A1EBC33">
            <w:pPr>
              <w:spacing w:line="360" w:lineRule="auto"/>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增加菜单</w:t>
            </w:r>
          </w:p>
        </w:tc>
        <w:tc>
          <w:tcPr>
            <w:tcW w:w="6287" w:type="dxa"/>
          </w:tcPr>
          <w:p w14:paraId="015ED461">
            <w:pPr>
              <w:spacing w:line="360" w:lineRule="auto"/>
              <w:ind w:left="0" w:leftChars="0" w:firstLine="0" w:firstLineChars="0"/>
              <w:jc w:val="left"/>
              <w:rPr>
                <w:rFonts w:hint="eastAsia" w:ascii="宋体" w:hAnsi="宋体" w:eastAsia="宋体" w:cs="Times New Roman"/>
                <w:szCs w:val="22"/>
                <w:lang w:eastAsia="zh"/>
                <w:woUserID w:val="3"/>
              </w:rPr>
            </w:pPr>
            <w:r>
              <w:rPr>
                <w:rFonts w:hint="eastAsia" w:ascii="宋体" w:hAnsi="宋体" w:eastAsia="宋体" w:cs="Times New Roman"/>
                <w:szCs w:val="22"/>
                <w:lang w:eastAsia="zh"/>
                <w:woUserID w:val="3"/>
              </w:rPr>
              <w:t>商家可以创建新菜单</w:t>
            </w:r>
          </w:p>
        </w:tc>
      </w:tr>
      <w:tr w14:paraId="35C0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E4B5EBE">
            <w:pPr>
              <w:spacing w:line="360" w:lineRule="auto"/>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删除菜单</w:t>
            </w:r>
          </w:p>
        </w:tc>
        <w:tc>
          <w:tcPr>
            <w:tcW w:w="6287" w:type="dxa"/>
          </w:tcPr>
          <w:p w14:paraId="132C4F42">
            <w:pPr>
              <w:spacing w:line="360" w:lineRule="auto"/>
              <w:ind w:left="0" w:leftChars="0" w:firstLine="0" w:firstLineChars="0"/>
              <w:jc w:val="left"/>
              <w:rPr>
                <w:rFonts w:hint="eastAsia" w:ascii="宋体" w:hAnsi="宋体" w:eastAsia="宋体" w:cs="Times New Roman"/>
                <w:szCs w:val="22"/>
                <w:lang w:eastAsia="zh"/>
                <w:woUserID w:val="3"/>
              </w:rPr>
            </w:pPr>
            <w:r>
              <w:rPr>
                <w:rFonts w:hint="eastAsia" w:ascii="宋体" w:hAnsi="宋体" w:eastAsia="宋体" w:cs="Times New Roman"/>
                <w:szCs w:val="22"/>
                <w:lang w:eastAsia="zh"/>
                <w:woUserID w:val="3"/>
              </w:rPr>
              <w:t>商家可以删除已有的菜单</w:t>
            </w:r>
          </w:p>
        </w:tc>
      </w:tr>
      <w:tr w14:paraId="121D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8240967">
            <w:pPr>
              <w:spacing w:line="360" w:lineRule="auto"/>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修改菜单</w:t>
            </w:r>
          </w:p>
        </w:tc>
        <w:tc>
          <w:tcPr>
            <w:tcW w:w="6287" w:type="dxa"/>
          </w:tcPr>
          <w:p w14:paraId="3C76FC62">
            <w:pPr>
              <w:spacing w:line="360" w:lineRule="auto"/>
              <w:ind w:left="0" w:leftChars="0" w:firstLine="0" w:firstLineChars="0"/>
              <w:jc w:val="left"/>
              <w:rPr>
                <w:rFonts w:hint="eastAsia" w:ascii="宋体" w:hAnsi="宋体" w:eastAsia="宋体" w:cs="Times New Roman"/>
                <w:szCs w:val="22"/>
                <w:lang w:eastAsia="zh"/>
                <w:woUserID w:val="3"/>
              </w:rPr>
            </w:pPr>
            <w:r>
              <w:rPr>
                <w:rFonts w:hint="eastAsia" w:ascii="宋体" w:hAnsi="宋体" w:eastAsia="宋体" w:cs="Times New Roman"/>
                <w:szCs w:val="22"/>
                <w:lang w:eastAsia="zh"/>
                <w:woUserID w:val="3"/>
              </w:rPr>
              <w:t>商家可以对现有菜单的信息进行修改</w:t>
            </w:r>
          </w:p>
        </w:tc>
      </w:tr>
      <w:tr w14:paraId="3C96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095890B">
            <w:pPr>
              <w:spacing w:line="360" w:lineRule="auto"/>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查看菜单</w:t>
            </w:r>
          </w:p>
        </w:tc>
        <w:tc>
          <w:tcPr>
            <w:tcW w:w="6287" w:type="dxa"/>
          </w:tcPr>
          <w:p w14:paraId="74074D73">
            <w:pPr>
              <w:spacing w:line="360" w:lineRule="auto"/>
              <w:ind w:left="0" w:leftChars="0" w:firstLine="0" w:firstLineChars="0"/>
              <w:jc w:val="left"/>
              <w:rPr>
                <w:rFonts w:hint="eastAsia" w:ascii="宋体" w:hAnsi="宋体" w:eastAsia="宋体" w:cs="Times New Roman"/>
                <w:szCs w:val="22"/>
                <w:lang w:eastAsia="zh"/>
                <w:woUserID w:val="3"/>
              </w:rPr>
            </w:pPr>
            <w:r>
              <w:rPr>
                <w:rFonts w:hint="eastAsia" w:ascii="宋体" w:hAnsi="宋体" w:eastAsia="宋体" w:cs="Times New Roman"/>
                <w:szCs w:val="22"/>
                <w:lang w:eastAsia="zh"/>
                <w:woUserID w:val="3"/>
              </w:rPr>
              <w:t>顾客可以查看菜单内容</w:t>
            </w:r>
          </w:p>
        </w:tc>
      </w:tr>
    </w:tbl>
    <w:p w14:paraId="51283321">
      <w:pPr>
        <w:rPr>
          <w:rFonts w:hint="eastAsia" w:ascii="等线" w:hAnsi="等线" w:eastAsia="等线" w:cs="Times New Roman"/>
          <w:szCs w:val="22"/>
        </w:rPr>
      </w:pPr>
    </w:p>
    <w:p w14:paraId="41C4110B">
      <w:pPr>
        <w:keepNext/>
        <w:keepLines/>
        <w:spacing w:before="260" w:after="260" w:line="416" w:lineRule="auto"/>
        <w:jc w:val="left"/>
        <w:outlineLvl w:val="1"/>
        <w:rPr>
          <w:rFonts w:hint="eastAsia" w:ascii="等线 Light" w:hAnsi="等线 Light" w:eastAsia="华文中宋" w:cs="Times New Roman"/>
          <w:b/>
          <w:bCs/>
          <w:sz w:val="24"/>
          <w:szCs w:val="32"/>
        </w:rPr>
      </w:pPr>
      <w:bookmarkStart w:id="7" w:name="_Toc148635489"/>
      <w:r>
        <w:rPr>
          <w:rFonts w:hint="eastAsia" w:ascii="等线 Light" w:hAnsi="等线 Light" w:eastAsia="华文中宋" w:cs="Times New Roman"/>
          <w:b/>
          <w:bCs/>
          <w:sz w:val="24"/>
          <w:szCs w:val="32"/>
        </w:rPr>
        <w:t>4、参考文献</w:t>
      </w:r>
      <w:bookmarkEnd w:id="7"/>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02B1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9CEAE1D">
            <w:pPr>
              <w:spacing w:line="360" w:lineRule="auto"/>
              <w:jc w:val="left"/>
              <w:rPr>
                <w:rFonts w:hint="eastAsia" w:ascii="宋体" w:hAnsi="宋体" w:eastAsia="宋体" w:cs="Times New Roman"/>
                <w:color w:val="000000"/>
                <w:szCs w:val="22"/>
              </w:rPr>
            </w:pPr>
            <w:r>
              <w:rPr>
                <w:rFonts w:hint="eastAsia" w:ascii="宋体" w:hAnsi="宋体" w:eastAsia="宋体" w:cs="Times New Roman"/>
                <w:color w:val="000000"/>
                <w:szCs w:val="22"/>
              </w:rPr>
              <w:t>编号</w:t>
            </w:r>
          </w:p>
        </w:tc>
        <w:tc>
          <w:tcPr>
            <w:tcW w:w="6521" w:type="dxa"/>
          </w:tcPr>
          <w:p w14:paraId="28FA3D38">
            <w:pPr>
              <w:spacing w:line="360" w:lineRule="auto"/>
              <w:jc w:val="left"/>
              <w:rPr>
                <w:rFonts w:hint="eastAsia" w:ascii="宋体" w:hAnsi="宋体" w:eastAsia="宋体" w:cs="Times New Roman"/>
                <w:color w:val="000000"/>
                <w:szCs w:val="22"/>
              </w:rPr>
            </w:pPr>
            <w:r>
              <w:rPr>
                <w:rFonts w:hint="eastAsia" w:ascii="宋体" w:hAnsi="宋体" w:eastAsia="宋体" w:cs="Times New Roman"/>
                <w:color w:val="000000"/>
                <w:szCs w:val="22"/>
              </w:rPr>
              <w:t>参考资料</w:t>
            </w:r>
          </w:p>
        </w:tc>
        <w:tc>
          <w:tcPr>
            <w:tcW w:w="1326" w:type="dxa"/>
          </w:tcPr>
          <w:p w14:paraId="230B470A">
            <w:pPr>
              <w:spacing w:line="360" w:lineRule="auto"/>
              <w:jc w:val="left"/>
              <w:rPr>
                <w:rFonts w:hint="eastAsia" w:ascii="宋体" w:hAnsi="宋体" w:eastAsia="宋体" w:cs="Times New Roman"/>
                <w:color w:val="000000"/>
                <w:szCs w:val="22"/>
              </w:rPr>
            </w:pPr>
            <w:r>
              <w:rPr>
                <w:rFonts w:hint="eastAsia" w:ascii="宋体" w:hAnsi="宋体" w:eastAsia="宋体" w:cs="Times New Roman"/>
                <w:color w:val="000000"/>
                <w:szCs w:val="22"/>
              </w:rPr>
              <w:t>作者</w:t>
            </w:r>
          </w:p>
        </w:tc>
      </w:tr>
      <w:tr w14:paraId="6FB7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007D0AE">
            <w:pPr>
              <w:spacing w:line="360" w:lineRule="auto"/>
              <w:jc w:val="center"/>
              <w:rPr>
                <w:rFonts w:hint="eastAsia" w:ascii="宋体" w:hAnsi="宋体" w:eastAsia="宋体" w:cs="Times New Roman"/>
                <w:color w:val="000000"/>
                <w:szCs w:val="21"/>
              </w:rPr>
            </w:pPr>
            <w:r>
              <w:rPr>
                <w:rFonts w:hint="eastAsia" w:ascii="宋体" w:hAnsi="宋体" w:eastAsia="宋体" w:cs="Times New Roman"/>
                <w:color w:val="000000"/>
                <w:szCs w:val="21"/>
              </w:rPr>
              <w:t>1</w:t>
            </w:r>
          </w:p>
        </w:tc>
        <w:tc>
          <w:tcPr>
            <w:tcW w:w="6521" w:type="dxa"/>
          </w:tcPr>
          <w:p w14:paraId="26DD9089">
            <w:pPr>
              <w:spacing w:line="360" w:lineRule="auto"/>
              <w:jc w:val="left"/>
              <w:rPr>
                <w:rFonts w:hint="eastAsia" w:ascii="宋体" w:hAnsi="宋体" w:eastAsia="宋体" w:cs="Times New Roman"/>
                <w:color w:val="000000"/>
                <w:szCs w:val="21"/>
              </w:rPr>
            </w:pPr>
            <w:r>
              <w:rPr>
                <w:rFonts w:hint="eastAsia" w:ascii="宋体" w:hAnsi="宋体" w:eastAsia="宋体" w:cs="Times New Roman"/>
                <w:color w:val="000000"/>
                <w:szCs w:val="21"/>
              </w:rPr>
              <w:t>《软件工程（第四版）》，高等教育出版社，</w:t>
            </w:r>
            <w:r>
              <w:rPr>
                <w:rFonts w:ascii="宋体" w:hAnsi="宋体" w:eastAsia="宋体" w:cs="Times New Roman"/>
                <w:color w:val="000000"/>
                <w:szCs w:val="21"/>
              </w:rPr>
              <w:t>2019</w:t>
            </w:r>
          </w:p>
        </w:tc>
        <w:tc>
          <w:tcPr>
            <w:tcW w:w="1326" w:type="dxa"/>
          </w:tcPr>
          <w:p w14:paraId="1CFEA2C6">
            <w:pPr>
              <w:spacing w:line="360" w:lineRule="auto"/>
              <w:jc w:val="left"/>
              <w:rPr>
                <w:rFonts w:hint="eastAsia" w:ascii="宋体" w:hAnsi="宋体" w:eastAsia="宋体" w:cs="Times New Roman"/>
                <w:color w:val="000000"/>
                <w:szCs w:val="21"/>
              </w:rPr>
            </w:pPr>
            <w:r>
              <w:rPr>
                <w:rFonts w:hint="eastAsia" w:ascii="宋体" w:hAnsi="宋体" w:eastAsia="宋体" w:cs="Times New Roman"/>
                <w:color w:val="000000"/>
                <w:szCs w:val="21"/>
              </w:rPr>
              <w:t>齐治昌等</w:t>
            </w:r>
          </w:p>
        </w:tc>
      </w:tr>
      <w:tr w14:paraId="02CB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7DC4601">
            <w:pPr>
              <w:spacing w:line="360" w:lineRule="auto"/>
              <w:jc w:val="center"/>
              <w:rPr>
                <w:rFonts w:hint="eastAsia" w:ascii="宋体" w:hAnsi="宋体" w:eastAsia="宋体" w:cs="Times New Roman"/>
                <w:color w:val="000000"/>
                <w:szCs w:val="21"/>
              </w:rPr>
            </w:pPr>
            <w:r>
              <w:rPr>
                <w:rFonts w:hint="eastAsia" w:ascii="宋体" w:hAnsi="宋体" w:eastAsia="宋体" w:cs="Times New Roman"/>
                <w:color w:val="000000"/>
                <w:szCs w:val="21"/>
              </w:rPr>
              <w:t>2</w:t>
            </w:r>
          </w:p>
        </w:tc>
        <w:tc>
          <w:tcPr>
            <w:tcW w:w="6521" w:type="dxa"/>
          </w:tcPr>
          <w:p w14:paraId="08768B94">
            <w:pPr>
              <w:spacing w:line="360" w:lineRule="auto"/>
              <w:rPr>
                <w:rFonts w:hint="eastAsia" w:ascii="宋体" w:hAnsi="宋体" w:eastAsia="宋体" w:cs="Times New Roman"/>
                <w:color w:val="000000"/>
                <w:szCs w:val="21"/>
              </w:rPr>
            </w:pPr>
            <w:r>
              <w:rPr>
                <w:rFonts w:hint="eastAsia" w:ascii="宋体" w:hAnsi="宋体" w:eastAsia="宋体" w:cs="Times New Roman"/>
                <w:color w:val="000000"/>
                <w:szCs w:val="21"/>
              </w:rPr>
              <w:t>《</w:t>
            </w:r>
            <w:r>
              <w:rPr>
                <w:rFonts w:hint="eastAsia" w:ascii="宋体" w:hAnsi="宋体" w:eastAsia="宋体" w:cs="Times New Roman"/>
                <w:color w:val="000000"/>
                <w:szCs w:val="22"/>
              </w:rPr>
              <w:t>构建之法（第二版）</w:t>
            </w:r>
            <w:r>
              <w:rPr>
                <w:rFonts w:hint="eastAsia" w:ascii="宋体" w:hAnsi="宋体" w:eastAsia="宋体" w:cs="Times New Roman"/>
                <w:color w:val="000000"/>
                <w:szCs w:val="21"/>
              </w:rPr>
              <w:t>》，人民邮电出版社，2015</w:t>
            </w:r>
          </w:p>
        </w:tc>
        <w:tc>
          <w:tcPr>
            <w:tcW w:w="1326" w:type="dxa"/>
          </w:tcPr>
          <w:p w14:paraId="46D55FDE">
            <w:pPr>
              <w:spacing w:line="360" w:lineRule="auto"/>
              <w:rPr>
                <w:rFonts w:hint="eastAsia" w:ascii="宋体" w:hAnsi="宋体" w:eastAsia="宋体" w:cs="Times New Roman"/>
                <w:color w:val="000000"/>
                <w:szCs w:val="21"/>
              </w:rPr>
            </w:pPr>
            <w:r>
              <w:rPr>
                <w:rFonts w:hint="eastAsia" w:ascii="宋体" w:hAnsi="宋体" w:eastAsia="宋体" w:cs="Times New Roman"/>
                <w:color w:val="000000"/>
                <w:szCs w:val="21"/>
              </w:rPr>
              <w:t>邹欣</w:t>
            </w:r>
          </w:p>
        </w:tc>
      </w:tr>
      <w:tr w14:paraId="652A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84CD219">
            <w:pPr>
              <w:spacing w:line="360" w:lineRule="auto"/>
              <w:jc w:val="center"/>
              <w:rPr>
                <w:rFonts w:hint="eastAsia" w:ascii="宋体" w:hAnsi="宋体" w:eastAsia="宋体" w:cs="Times New Roman"/>
                <w:color w:val="000000"/>
                <w:szCs w:val="21"/>
              </w:rPr>
            </w:pPr>
            <w:r>
              <w:rPr>
                <w:rFonts w:hint="eastAsia" w:ascii="宋体" w:hAnsi="宋体" w:eastAsia="宋体" w:cs="Times New Roman"/>
                <w:color w:val="000000"/>
                <w:szCs w:val="21"/>
              </w:rPr>
              <w:t>3</w:t>
            </w:r>
          </w:p>
        </w:tc>
        <w:tc>
          <w:tcPr>
            <w:tcW w:w="6521" w:type="dxa"/>
          </w:tcPr>
          <w:p w14:paraId="1624FBCD">
            <w:pPr>
              <w:spacing w:line="360" w:lineRule="auto"/>
              <w:rPr>
                <w:rFonts w:hint="eastAsia" w:ascii="宋体" w:hAnsi="宋体" w:eastAsia="宋体" w:cs="Times New Roman"/>
                <w:color w:val="000000"/>
                <w:szCs w:val="21"/>
              </w:rPr>
            </w:pPr>
            <w:r>
              <w:rPr>
                <w:rFonts w:hint="eastAsia" w:ascii="宋体" w:hAnsi="宋体" w:eastAsia="宋体" w:cs="Times New Roman"/>
                <w:color w:val="000000"/>
                <w:szCs w:val="21"/>
              </w:rPr>
              <w:t>《</w:t>
            </w:r>
            <w:r>
              <w:rPr>
                <w:rFonts w:ascii="宋体" w:hAnsi="宋体" w:eastAsia="宋体" w:cs="Times New Roman"/>
                <w:color w:val="000000"/>
                <w:szCs w:val="21"/>
              </w:rPr>
              <w:t>Test-Driven Development with Python</w:t>
            </w:r>
            <w:r>
              <w:rPr>
                <w:rFonts w:hint="eastAsia" w:ascii="宋体" w:hAnsi="宋体" w:eastAsia="宋体" w:cs="Times New Roman"/>
                <w:color w:val="000000"/>
                <w:szCs w:val="21"/>
              </w:rPr>
              <w:t>》，</w:t>
            </w:r>
            <w:r>
              <w:rPr>
                <w:rFonts w:ascii="宋体" w:hAnsi="宋体" w:eastAsia="宋体" w:cs="Times New Roman"/>
                <w:color w:val="000000"/>
                <w:szCs w:val="21"/>
              </w:rPr>
              <w:t>O'Reilly</w:t>
            </w:r>
            <w:r>
              <w:rPr>
                <w:rFonts w:hint="eastAsia" w:ascii="宋体" w:hAnsi="宋体" w:eastAsia="宋体" w:cs="Times New Roman"/>
                <w:color w:val="000000"/>
                <w:szCs w:val="21"/>
              </w:rPr>
              <w:t>，2014</w:t>
            </w:r>
          </w:p>
        </w:tc>
        <w:tc>
          <w:tcPr>
            <w:tcW w:w="1326" w:type="dxa"/>
          </w:tcPr>
          <w:p w14:paraId="23DCB57A">
            <w:pPr>
              <w:spacing w:line="360" w:lineRule="auto"/>
              <w:rPr>
                <w:rFonts w:hint="eastAsia" w:ascii="宋体" w:hAnsi="宋体" w:eastAsia="宋体" w:cs="Times New Roman"/>
                <w:color w:val="000000"/>
                <w:szCs w:val="21"/>
              </w:rPr>
            </w:pPr>
            <w:r>
              <w:rPr>
                <w:rFonts w:ascii="宋体" w:hAnsi="宋体" w:eastAsia="宋体" w:cs="Times New Roman"/>
                <w:color w:val="000000"/>
                <w:szCs w:val="21"/>
              </w:rPr>
              <w:t xml:space="preserve">Harry J. W </w:t>
            </w:r>
          </w:p>
        </w:tc>
      </w:tr>
    </w:tbl>
    <w:p w14:paraId="341B09F6">
      <w:pPr>
        <w:ind w:left="360"/>
        <w:rPr>
          <w:rFonts w:hint="eastAsia" w:ascii="等线" w:hAnsi="等线" w:eastAsia="等线" w:cs="Times New Roman"/>
          <w:szCs w:val="22"/>
        </w:rPr>
      </w:pPr>
    </w:p>
    <w:p w14:paraId="0C5A0221">
      <w:pPr>
        <w:keepNext/>
        <w:keepLines/>
        <w:spacing w:before="340" w:after="330" w:line="578" w:lineRule="auto"/>
        <w:outlineLvl w:val="0"/>
        <w:rPr>
          <w:rFonts w:hint="eastAsia" w:ascii="华文中宋" w:hAnsi="华文中宋" w:eastAsia="华文中宋" w:cs="Times New Roman"/>
          <w:b/>
          <w:bCs/>
          <w:kern w:val="44"/>
          <w:sz w:val="32"/>
          <w:szCs w:val="32"/>
        </w:rPr>
      </w:pPr>
      <w:bookmarkStart w:id="8" w:name="_Toc148635490"/>
      <w:r>
        <w:rPr>
          <w:rFonts w:hint="eastAsia" w:ascii="华文中宋" w:hAnsi="华文中宋" w:eastAsia="华文中宋" w:cs="Times New Roman"/>
          <w:b/>
          <w:bCs/>
          <w:kern w:val="44"/>
          <w:sz w:val="32"/>
          <w:szCs w:val="32"/>
        </w:rPr>
        <w:t>二、任务概述</w:t>
      </w:r>
      <w:bookmarkEnd w:id="8"/>
    </w:p>
    <w:p w14:paraId="741064B5">
      <w:pPr>
        <w:keepNext/>
        <w:keepLines/>
        <w:spacing w:before="260" w:after="260" w:line="416" w:lineRule="auto"/>
        <w:jc w:val="left"/>
        <w:outlineLvl w:val="1"/>
        <w:rPr>
          <w:rFonts w:hint="eastAsia" w:ascii="等线 Light" w:hAnsi="等线 Light" w:eastAsia="华文中宋" w:cs="Times New Roman"/>
          <w:b/>
          <w:bCs/>
          <w:sz w:val="24"/>
          <w:szCs w:val="32"/>
        </w:rPr>
      </w:pPr>
      <w:bookmarkStart w:id="9" w:name="_Toc148635491"/>
      <w:r>
        <w:rPr>
          <w:rFonts w:hint="eastAsia" w:ascii="等线 Light" w:hAnsi="等线 Light" w:eastAsia="华文中宋" w:cs="Times New Roman"/>
          <w:b/>
          <w:bCs/>
          <w:sz w:val="24"/>
          <w:szCs w:val="32"/>
        </w:rPr>
        <w:t>1、目标</w:t>
      </w:r>
      <w:bookmarkEnd w:id="9"/>
    </w:p>
    <w:p w14:paraId="33F460DA">
      <w:pPr>
        <w:keepNext/>
        <w:keepLines/>
        <w:spacing w:before="260" w:after="260" w:line="416" w:lineRule="auto"/>
        <w:ind w:firstLine="420"/>
        <w:jc w:val="left"/>
        <w:outlineLvl w:val="1"/>
        <w:rPr>
          <w:rFonts w:hint="eastAsia" w:ascii="宋体" w:hAnsi="宋体" w:eastAsia="宋体" w:cs="Times New Roman"/>
          <w:szCs w:val="22"/>
          <w:lang w:eastAsia="zh"/>
        </w:rPr>
      </w:pPr>
      <w:r>
        <w:rPr>
          <w:rFonts w:hint="eastAsia" w:ascii="宋体" w:hAnsi="宋体" w:eastAsia="宋体" w:cs="Times New Roman"/>
          <w:szCs w:val="22"/>
          <w:lang w:eastAsia="zh"/>
        </w:rPr>
        <w:t>随着消费者对用餐体验要求不断提高，传统餐饮业面临越来越多的挑战。而互联网的不断发展，使得这些挑战有了许多的解决方案。为了减轻餐厅人力负担及提升顾客用餐体验，网上餐厅点餐系统应运而生。</w:t>
      </w:r>
    </w:p>
    <w:p w14:paraId="413450A7">
      <w:pPr>
        <w:spacing w:line="360" w:lineRule="auto"/>
        <w:ind w:left="360"/>
        <w:rPr>
          <w:rFonts w:hint="eastAsia" w:ascii="宋体" w:hAnsi="宋体" w:eastAsia="宋体" w:cs="Times New Roman"/>
          <w:b/>
          <w:bCs/>
          <w:szCs w:val="22"/>
          <w:lang w:eastAsia="zh"/>
        </w:rPr>
      </w:pPr>
      <w:r>
        <w:rPr>
          <w:rFonts w:hint="eastAsia" w:ascii="宋体" w:hAnsi="宋体" w:eastAsia="宋体" w:cs="Times New Roman"/>
          <w:b/>
          <w:bCs/>
          <w:szCs w:val="22"/>
        </w:rPr>
        <w:t>（1）</w:t>
      </w:r>
      <w:r>
        <w:rPr>
          <w:rFonts w:hint="eastAsia" w:ascii="宋体" w:hAnsi="宋体" w:eastAsia="宋体" w:cs="Times New Roman"/>
          <w:b/>
          <w:bCs/>
          <w:szCs w:val="22"/>
          <w:lang w:eastAsia="zh"/>
        </w:rPr>
        <w:t>提供详细的菜品信息和客户画像分析</w:t>
      </w:r>
    </w:p>
    <w:p w14:paraId="0F06FF1F">
      <w:pPr>
        <w:spacing w:line="360" w:lineRule="auto"/>
        <w:ind w:left="360" w:firstLine="416"/>
        <w:rPr>
          <w:rFonts w:hint="eastAsia" w:ascii="宋体" w:hAnsi="宋体" w:eastAsia="宋体" w:cs="Times New Roman"/>
          <w:szCs w:val="22"/>
          <w:lang w:eastAsia="zh"/>
        </w:rPr>
      </w:pPr>
      <w:r>
        <w:rPr>
          <w:rFonts w:hint="eastAsia" w:ascii="宋体" w:hAnsi="宋体" w:eastAsia="宋体" w:cs="Times New Roman"/>
          <w:szCs w:val="22"/>
          <w:lang w:eastAsia="zh"/>
        </w:rPr>
        <w:t>餐厅点单系统可以集中展示店内各类菜品的信息，包括菜品参考图、菜品价格等等，顾客还可以自定义菜品规格，查看其他顾客留下的评论，方便顾客了解和选择喜欢的菜品。同时，商家可以通过系统上架菜品、了解菜品销量、获得顾客评价，为分析店铺目标人群偏好提供数据。</w:t>
      </w:r>
    </w:p>
    <w:p w14:paraId="1A7603AF">
      <w:pPr>
        <w:spacing w:line="360" w:lineRule="auto"/>
        <w:ind w:left="360"/>
        <w:rPr>
          <w:rFonts w:hint="eastAsia" w:ascii="宋体" w:hAnsi="宋体" w:eastAsia="宋体" w:cs="Times New Roman"/>
          <w:b/>
          <w:bCs/>
          <w:szCs w:val="22"/>
          <w:lang w:eastAsia="zh"/>
        </w:rPr>
      </w:pPr>
      <w:r>
        <w:rPr>
          <w:rFonts w:hint="eastAsia" w:ascii="宋体" w:hAnsi="宋体" w:eastAsia="宋体" w:cs="Times New Roman"/>
          <w:b/>
          <w:bCs/>
          <w:szCs w:val="22"/>
        </w:rPr>
        <w:t>（2）</w:t>
      </w:r>
      <w:r>
        <w:rPr>
          <w:rFonts w:hint="eastAsia" w:ascii="宋体" w:hAnsi="宋体" w:eastAsia="宋体" w:cs="Times New Roman"/>
          <w:b/>
          <w:bCs/>
          <w:szCs w:val="22"/>
          <w:lang w:eastAsia="zh"/>
        </w:rPr>
        <w:t>对餐厅内菜品供应进行管理</w:t>
      </w:r>
    </w:p>
    <w:p w14:paraId="3C7805A0">
      <w:pPr>
        <w:spacing w:line="360" w:lineRule="auto"/>
        <w:ind w:left="360" w:firstLine="420" w:firstLineChars="200"/>
        <w:rPr>
          <w:rFonts w:hint="eastAsia" w:ascii="宋体" w:hAnsi="宋体" w:eastAsia="宋体" w:cs="Times New Roman"/>
          <w:szCs w:val="22"/>
          <w:lang w:eastAsia="zh"/>
        </w:rPr>
      </w:pPr>
      <w:r>
        <w:rPr>
          <w:rFonts w:hint="eastAsia" w:ascii="宋体" w:hAnsi="宋体" w:eastAsia="宋体" w:cs="Times New Roman"/>
          <w:szCs w:val="22"/>
          <w:lang w:eastAsia="zh"/>
        </w:rPr>
        <w:t>当前社会，餐厅点单系统在大餐馆到小餐馆中都有身影。一方面，大家对于餐厅点单服务的要求越来越高，商家需要节省人力，顾客需要更快的服务，而餐厅点单系统就可以完美解决这些问题。另一方面，餐厅点单系统可以很便捷地记录菜品的销售情况，商家就可以通过这些需求数据分析菜品的销量情况，从而进行菜品的改进或下架。餐厅点单系统围绕提高消费者用餐体验和商家运营需求来进行菜品的展示和管理，同时评论系统又可以让商家及其他顾客获取菜品的反馈，为商家和顾客都带来了许多便利。</w:t>
      </w:r>
    </w:p>
    <w:p w14:paraId="637C95AD">
      <w:pPr>
        <w:spacing w:line="360" w:lineRule="auto"/>
        <w:ind w:left="360"/>
        <w:rPr>
          <w:rFonts w:hint="eastAsia" w:ascii="宋体" w:hAnsi="宋体" w:eastAsia="宋体" w:cs="Times New Roman"/>
          <w:b/>
          <w:bCs/>
          <w:szCs w:val="22"/>
          <w:lang w:eastAsia="zh"/>
        </w:rPr>
      </w:pPr>
      <w:r>
        <w:rPr>
          <w:rFonts w:hint="eastAsia" w:ascii="宋体" w:hAnsi="宋体" w:eastAsia="宋体" w:cs="Times New Roman"/>
          <w:b/>
          <w:bCs/>
          <w:szCs w:val="22"/>
        </w:rPr>
        <w:t>（3）</w:t>
      </w:r>
      <w:r>
        <w:rPr>
          <w:rFonts w:hint="eastAsia" w:ascii="宋体" w:hAnsi="宋体" w:eastAsia="宋体" w:cs="Times New Roman"/>
          <w:b/>
          <w:bCs/>
          <w:szCs w:val="22"/>
          <w:lang w:eastAsia="zh"/>
        </w:rPr>
        <w:t>结合线上宣传扩大餐厅菜品传播范围</w:t>
      </w:r>
    </w:p>
    <w:p w14:paraId="3D8703C9">
      <w:pPr>
        <w:spacing w:line="360" w:lineRule="auto"/>
        <w:ind w:left="360" w:firstLine="420" w:firstLineChars="200"/>
        <w:rPr>
          <w:rFonts w:hint="eastAsia" w:ascii="宋体" w:hAnsi="宋体" w:eastAsia="宋体" w:cs="Times New Roman"/>
          <w:szCs w:val="22"/>
          <w:lang w:eastAsia="zh"/>
        </w:rPr>
      </w:pPr>
      <w:r>
        <w:rPr>
          <w:rFonts w:hint="eastAsia" w:ascii="宋体" w:hAnsi="宋体" w:eastAsia="宋体" w:cs="Times New Roman"/>
          <w:szCs w:val="22"/>
          <w:lang w:eastAsia="zh"/>
        </w:rPr>
        <w:t>以前餐厅菜单只能在店内查看，而有了餐厅点餐系统，顾客就可以不用在店内，而是在手机上就可以进行菜品详情和余量的查看，避免了部分顾客为某些菜品而来却因菜品短缺而失望，同时菜单还可以在网上通过网址使得传播方式更轻松，容易吸引新顾客进行就餐。</w:t>
      </w:r>
    </w:p>
    <w:p w14:paraId="7FA90C1C">
      <w:pPr>
        <w:spacing w:line="360" w:lineRule="auto"/>
        <w:ind w:left="360"/>
        <w:rPr>
          <w:rFonts w:hint="eastAsia" w:ascii="宋体" w:hAnsi="宋体" w:eastAsia="宋体" w:cs="Times New Roman"/>
          <w:b/>
          <w:bCs/>
          <w:szCs w:val="22"/>
          <w:lang w:eastAsia="zh"/>
        </w:rPr>
      </w:pPr>
      <w:r>
        <w:rPr>
          <w:rFonts w:hint="eastAsia" w:ascii="宋体" w:hAnsi="宋体" w:eastAsia="宋体" w:cs="Times New Roman"/>
          <w:b/>
          <w:bCs/>
          <w:szCs w:val="22"/>
        </w:rPr>
        <w:t>（4）便于</w:t>
      </w:r>
      <w:r>
        <w:rPr>
          <w:rFonts w:hint="eastAsia" w:ascii="宋体" w:hAnsi="宋体" w:eastAsia="宋体" w:cs="Times New Roman"/>
          <w:b/>
          <w:bCs/>
          <w:szCs w:val="22"/>
          <w:lang w:eastAsia="zh"/>
        </w:rPr>
        <w:t>顾客点单</w:t>
      </w:r>
    </w:p>
    <w:p w14:paraId="13428310">
      <w:pPr>
        <w:spacing w:line="360" w:lineRule="auto"/>
        <w:ind w:left="360" w:firstLine="420" w:firstLineChars="200"/>
        <w:rPr>
          <w:rFonts w:hint="eastAsia" w:ascii="宋体" w:hAnsi="宋体" w:eastAsia="宋体" w:cs="Times New Roman"/>
          <w:szCs w:val="22"/>
          <w:lang w:eastAsia="zh"/>
        </w:rPr>
      </w:pPr>
      <w:r>
        <w:rPr>
          <w:rFonts w:hint="eastAsia" w:ascii="宋体" w:hAnsi="宋体" w:eastAsia="宋体" w:cs="Times New Roman"/>
          <w:szCs w:val="22"/>
          <w:lang w:eastAsia="zh"/>
        </w:rPr>
        <w:t>借助餐厅点单系统，在用餐高峰期餐厅内店员人手不足的情况下，顾客可以方便快捷地在网上进行菜品的选择。有外带需求的顾客也可以在店外提前点单，从而节省了点餐的等待时间。还有一点，社会上有许多聋哑人无法进行沟通交流，而餐厅点单可以避免交流障碍的情况出现，提高他们的用餐体验。</w:t>
      </w:r>
    </w:p>
    <w:p w14:paraId="79AABE12">
      <w:pPr>
        <w:spacing w:line="360" w:lineRule="auto"/>
        <w:ind w:left="360" w:firstLine="420" w:firstLineChars="200"/>
        <w:rPr>
          <w:rFonts w:hint="eastAsia" w:ascii="宋体" w:hAnsi="宋体" w:eastAsia="宋体" w:cs="Times New Roman"/>
          <w:szCs w:val="22"/>
        </w:rPr>
      </w:pPr>
      <w:r>
        <w:rPr>
          <w:rFonts w:hint="eastAsia" w:ascii="宋体" w:hAnsi="宋体" w:eastAsia="宋体" w:cs="Times New Roman"/>
          <w:szCs w:val="22"/>
        </w:rPr>
        <w:t>综上所述，</w:t>
      </w:r>
      <w:r>
        <w:rPr>
          <w:rFonts w:hint="eastAsia" w:ascii="宋体" w:hAnsi="宋体" w:eastAsia="宋体" w:cs="Times New Roman"/>
          <w:szCs w:val="22"/>
          <w:lang w:eastAsia="zh"/>
        </w:rPr>
        <w:t>餐厅点单系统</w:t>
      </w:r>
      <w:r>
        <w:rPr>
          <w:rFonts w:hint="eastAsia" w:ascii="宋体" w:hAnsi="宋体" w:eastAsia="宋体" w:cs="Times New Roman"/>
          <w:szCs w:val="22"/>
        </w:rPr>
        <w:t>的目的在于搭建一个能够更加方便快捷连接</w:t>
      </w:r>
      <w:r>
        <w:rPr>
          <w:rFonts w:hint="eastAsia" w:ascii="宋体" w:hAnsi="宋体" w:eastAsia="宋体" w:cs="Times New Roman"/>
          <w:szCs w:val="22"/>
          <w:lang w:eastAsia="zh"/>
        </w:rPr>
        <w:t>商家</w:t>
      </w:r>
      <w:r>
        <w:rPr>
          <w:rFonts w:hint="eastAsia" w:ascii="宋体" w:hAnsi="宋体" w:eastAsia="宋体" w:cs="Times New Roman"/>
          <w:szCs w:val="22"/>
        </w:rPr>
        <w:t>和</w:t>
      </w:r>
      <w:r>
        <w:rPr>
          <w:rFonts w:hint="eastAsia" w:ascii="宋体" w:hAnsi="宋体" w:eastAsia="宋体" w:cs="Times New Roman"/>
          <w:szCs w:val="22"/>
          <w:lang w:eastAsia="zh"/>
        </w:rPr>
        <w:t>顾客</w:t>
      </w:r>
      <w:r>
        <w:rPr>
          <w:rFonts w:hint="eastAsia" w:ascii="宋体" w:hAnsi="宋体" w:eastAsia="宋体" w:cs="Times New Roman"/>
          <w:szCs w:val="22"/>
        </w:rPr>
        <w:t>的桥梁</w:t>
      </w:r>
      <w:r>
        <w:rPr>
          <w:rFonts w:hint="eastAsia" w:ascii="宋体" w:hAnsi="宋体" w:eastAsia="宋体" w:cs="Times New Roman"/>
          <w:szCs w:val="22"/>
          <w:lang w:eastAsia="zh"/>
        </w:rPr>
        <w:t>。使用餐厅点单系统</w:t>
      </w:r>
      <w:r>
        <w:rPr>
          <w:rFonts w:hint="eastAsia" w:ascii="宋体" w:hAnsi="宋体" w:eastAsia="宋体" w:cs="Times New Roman"/>
          <w:szCs w:val="22"/>
        </w:rPr>
        <w:t>，</w:t>
      </w:r>
      <w:r>
        <w:rPr>
          <w:rFonts w:hint="eastAsia" w:ascii="宋体" w:hAnsi="宋体" w:eastAsia="宋体" w:cs="Times New Roman"/>
          <w:szCs w:val="22"/>
          <w:lang w:eastAsia="zh"/>
        </w:rPr>
        <w:t>使得商家的店铺管理更加便利，同时大幅提升顾客点餐体验。</w:t>
      </w:r>
    </w:p>
    <w:p w14:paraId="264AC0C3">
      <w:pPr>
        <w:rPr>
          <w:rFonts w:hint="eastAsia" w:ascii="等线" w:hAnsi="等线" w:eastAsia="等线" w:cs="Times New Roman"/>
          <w:szCs w:val="22"/>
        </w:rPr>
      </w:pPr>
    </w:p>
    <w:p w14:paraId="1CD1B502">
      <w:pPr>
        <w:keepNext/>
        <w:keepLines/>
        <w:spacing w:before="260" w:after="260" w:line="416" w:lineRule="auto"/>
        <w:jc w:val="left"/>
        <w:outlineLvl w:val="1"/>
        <w:rPr>
          <w:rFonts w:hint="eastAsia" w:ascii="等线 Light" w:hAnsi="等线 Light" w:eastAsia="华文中宋" w:cs="Times New Roman"/>
          <w:b/>
          <w:bCs/>
          <w:sz w:val="24"/>
          <w:szCs w:val="32"/>
        </w:rPr>
      </w:pPr>
      <w:bookmarkStart w:id="10" w:name="_Toc148635492"/>
      <w:r>
        <w:rPr>
          <w:rFonts w:hint="eastAsia" w:ascii="等线 Light" w:hAnsi="等线 Light" w:eastAsia="华文中宋" w:cs="Times New Roman"/>
          <w:b/>
          <w:bCs/>
          <w:sz w:val="24"/>
          <w:szCs w:val="32"/>
        </w:rPr>
        <w:t>2、</w:t>
      </w:r>
      <w:r>
        <w:rPr>
          <w:rFonts w:hint="eastAsia" w:ascii="等线 Light" w:hAnsi="等线 Light" w:eastAsia="华文中宋" w:cs="Times New Roman"/>
          <w:b/>
          <w:bCs/>
          <w:sz w:val="24"/>
          <w:szCs w:val="32"/>
          <w:lang w:eastAsia="zh"/>
        </w:rPr>
        <w:t>用户</w:t>
      </w:r>
      <w:r>
        <w:rPr>
          <w:rFonts w:hint="eastAsia" w:ascii="等线 Light" w:hAnsi="等线 Light" w:eastAsia="华文中宋" w:cs="Times New Roman"/>
          <w:b/>
          <w:bCs/>
          <w:sz w:val="24"/>
          <w:szCs w:val="32"/>
        </w:rPr>
        <w:t>特点</w:t>
      </w:r>
      <w:bookmarkEnd w:id="10"/>
    </w:p>
    <w:p w14:paraId="3419E219">
      <w:pPr>
        <w:spacing w:line="360" w:lineRule="auto"/>
        <w:ind w:left="360" w:firstLine="420" w:firstLineChars="200"/>
        <w:rPr>
          <w:rFonts w:hint="eastAsia" w:ascii="宋体" w:hAnsi="宋体" w:eastAsia="宋体" w:cs="Times New Roman"/>
          <w:szCs w:val="22"/>
        </w:rPr>
      </w:pPr>
      <w:r>
        <w:rPr>
          <w:rFonts w:hint="eastAsia" w:ascii="宋体" w:hAnsi="宋体" w:eastAsia="宋体" w:cs="Times New Roman"/>
          <w:szCs w:val="22"/>
        </w:rPr>
        <w:t>本系统的最终</w:t>
      </w:r>
      <w:r>
        <w:rPr>
          <w:rFonts w:hint="eastAsia" w:ascii="宋体" w:hAnsi="宋体" w:eastAsia="宋体" w:cs="Times New Roman"/>
          <w:szCs w:val="22"/>
          <w:lang w:eastAsia="zh"/>
        </w:rPr>
        <w:t>顾客</w:t>
      </w:r>
      <w:r>
        <w:rPr>
          <w:rFonts w:hint="eastAsia" w:ascii="宋体" w:hAnsi="宋体" w:eastAsia="宋体" w:cs="Times New Roman"/>
          <w:szCs w:val="22"/>
        </w:rPr>
        <w:t>分为</w:t>
      </w:r>
      <w:r>
        <w:rPr>
          <w:rFonts w:hint="eastAsia" w:ascii="宋体" w:hAnsi="宋体" w:eastAsia="宋体" w:cs="Times New Roman"/>
          <w:b/>
          <w:bCs/>
          <w:szCs w:val="22"/>
          <w:lang w:eastAsia="zh"/>
        </w:rPr>
        <w:t>顾客（</w:t>
      </w:r>
      <w:r>
        <w:rPr>
          <w:rFonts w:hint="eastAsia" w:ascii="宋体" w:hAnsi="宋体" w:eastAsia="宋体" w:cs="Times New Roman"/>
          <w:b/>
          <w:bCs/>
          <w:szCs w:val="22"/>
        </w:rPr>
        <w:t>普通</w:t>
      </w:r>
      <w:r>
        <w:rPr>
          <w:rFonts w:hint="eastAsia" w:ascii="宋体" w:hAnsi="宋体" w:eastAsia="宋体" w:cs="Times New Roman"/>
          <w:b/>
          <w:bCs/>
          <w:szCs w:val="22"/>
          <w:lang w:eastAsia="zh"/>
        </w:rPr>
        <w:t>用户）</w:t>
      </w:r>
      <w:r>
        <w:rPr>
          <w:rFonts w:hint="eastAsia" w:ascii="宋体" w:hAnsi="宋体" w:eastAsia="宋体" w:cs="Times New Roman"/>
          <w:szCs w:val="22"/>
        </w:rPr>
        <w:t>和</w:t>
      </w:r>
      <w:r>
        <w:rPr>
          <w:rFonts w:hint="eastAsia" w:ascii="宋体" w:hAnsi="宋体" w:eastAsia="宋体" w:cs="Times New Roman"/>
          <w:b/>
          <w:bCs/>
          <w:szCs w:val="22"/>
          <w:lang w:eastAsia="zh"/>
        </w:rPr>
        <w:t>商家(管理员用户)</w:t>
      </w:r>
      <w:r>
        <w:rPr>
          <w:rFonts w:hint="eastAsia" w:ascii="宋体" w:hAnsi="宋体" w:eastAsia="宋体" w:cs="Times New Roman"/>
          <w:szCs w:val="22"/>
        </w:rPr>
        <w:t>。</w:t>
      </w:r>
    </w:p>
    <w:p w14:paraId="6003A0C9">
      <w:pPr>
        <w:spacing w:line="360" w:lineRule="auto"/>
        <w:ind w:left="360" w:firstLine="420" w:firstLineChars="200"/>
        <w:rPr>
          <w:rFonts w:hint="eastAsia" w:ascii="宋体" w:hAnsi="宋体" w:eastAsia="宋体" w:cs="Times New Roman"/>
          <w:szCs w:val="22"/>
        </w:rPr>
      </w:pPr>
      <w:r>
        <w:rPr>
          <w:rFonts w:hint="eastAsia" w:ascii="宋体" w:hAnsi="宋体" w:eastAsia="宋体" w:cs="Times New Roman"/>
          <w:szCs w:val="22"/>
          <w:lang w:eastAsia="zh"/>
        </w:rPr>
        <w:t>商家</w:t>
      </w:r>
      <w:r>
        <w:rPr>
          <w:rFonts w:hint="eastAsia" w:ascii="宋体" w:hAnsi="宋体" w:eastAsia="宋体" w:cs="Times New Roman"/>
          <w:szCs w:val="22"/>
        </w:rPr>
        <w:t>是整个</w:t>
      </w:r>
      <w:r>
        <w:rPr>
          <w:rFonts w:hint="eastAsia" w:ascii="宋体" w:hAnsi="宋体" w:eastAsia="宋体" w:cs="Times New Roman"/>
          <w:szCs w:val="22"/>
          <w:lang w:eastAsia="zh"/>
        </w:rPr>
        <w:t>餐厅点餐系统</w:t>
      </w:r>
      <w:r>
        <w:rPr>
          <w:rFonts w:hint="eastAsia" w:ascii="宋体" w:hAnsi="宋体" w:eastAsia="宋体" w:cs="Times New Roman"/>
          <w:szCs w:val="22"/>
        </w:rPr>
        <w:t>的</w:t>
      </w:r>
      <w:r>
        <w:rPr>
          <w:rFonts w:hint="eastAsia" w:ascii="宋体" w:hAnsi="宋体" w:eastAsia="宋体" w:cs="Times New Roman"/>
          <w:b/>
          <w:bCs/>
          <w:szCs w:val="22"/>
        </w:rPr>
        <w:t>管理者和维护者</w:t>
      </w:r>
      <w:r>
        <w:rPr>
          <w:rFonts w:hint="eastAsia" w:ascii="宋体" w:hAnsi="宋体" w:eastAsia="宋体" w:cs="Times New Roman"/>
          <w:szCs w:val="22"/>
        </w:rPr>
        <w:t>，可以对</w:t>
      </w:r>
      <w:r>
        <w:rPr>
          <w:rFonts w:hint="eastAsia" w:ascii="宋体" w:hAnsi="宋体" w:eastAsia="宋体" w:cs="Times New Roman"/>
          <w:szCs w:val="22"/>
          <w:lang w:eastAsia="zh"/>
        </w:rPr>
        <w:t>菜品</w:t>
      </w:r>
      <w:r>
        <w:rPr>
          <w:rFonts w:hint="eastAsia" w:ascii="宋体" w:hAnsi="宋体" w:eastAsia="宋体" w:cs="Times New Roman"/>
          <w:szCs w:val="22"/>
        </w:rPr>
        <w:t>信息的</w:t>
      </w:r>
      <w:r>
        <w:rPr>
          <w:rFonts w:hint="eastAsia" w:ascii="宋体" w:hAnsi="宋体" w:eastAsia="宋体" w:cs="Times New Roman"/>
          <w:szCs w:val="22"/>
          <w:lang w:eastAsia="zh"/>
        </w:rPr>
        <w:t>发布</w:t>
      </w:r>
      <w:r>
        <w:rPr>
          <w:rFonts w:hint="eastAsia" w:ascii="宋体" w:hAnsi="宋体" w:eastAsia="宋体" w:cs="Times New Roman"/>
          <w:szCs w:val="22"/>
        </w:rPr>
        <w:t>、</w:t>
      </w:r>
      <w:r>
        <w:rPr>
          <w:rFonts w:hint="eastAsia" w:ascii="宋体" w:hAnsi="宋体" w:eastAsia="宋体" w:cs="Times New Roman"/>
          <w:szCs w:val="22"/>
          <w:lang w:eastAsia="zh"/>
        </w:rPr>
        <w:t>修改</w:t>
      </w:r>
      <w:r>
        <w:rPr>
          <w:rFonts w:hint="eastAsia" w:ascii="宋体" w:hAnsi="宋体" w:eastAsia="宋体" w:cs="Times New Roman"/>
          <w:szCs w:val="22"/>
        </w:rPr>
        <w:t>，评论的删除；</w:t>
      </w:r>
    </w:p>
    <w:p w14:paraId="063C38B5">
      <w:pPr>
        <w:spacing w:line="360" w:lineRule="auto"/>
        <w:ind w:left="360" w:firstLine="420" w:firstLineChars="200"/>
        <w:rPr>
          <w:rFonts w:hint="eastAsia" w:ascii="宋体" w:hAnsi="宋体" w:eastAsia="宋体" w:cs="Times New Roman"/>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是使用</w:t>
      </w:r>
      <w:r>
        <w:rPr>
          <w:rFonts w:hint="eastAsia" w:ascii="宋体" w:hAnsi="宋体" w:eastAsia="宋体" w:cs="Times New Roman"/>
          <w:szCs w:val="22"/>
          <w:lang w:eastAsia="zh"/>
        </w:rPr>
        <w:t>餐厅点餐系统</w:t>
      </w:r>
      <w:r>
        <w:rPr>
          <w:rFonts w:hint="eastAsia" w:ascii="宋体" w:hAnsi="宋体" w:eastAsia="宋体" w:cs="Times New Roman"/>
          <w:szCs w:val="22"/>
        </w:rPr>
        <w:t>的主体</w:t>
      </w:r>
      <w:r>
        <w:rPr>
          <w:rFonts w:hint="eastAsia" w:ascii="宋体" w:hAnsi="宋体" w:eastAsia="宋体" w:cs="Times New Roman"/>
          <w:szCs w:val="22"/>
          <w:lang w:eastAsia="zh"/>
        </w:rPr>
        <w:t>，</w:t>
      </w:r>
      <w:r>
        <w:rPr>
          <w:rFonts w:hint="eastAsia" w:ascii="宋体" w:hAnsi="宋体" w:eastAsia="宋体" w:cs="Times New Roman"/>
          <w:szCs w:val="22"/>
        </w:rPr>
        <w:t>可查看</w:t>
      </w:r>
      <w:r>
        <w:rPr>
          <w:rFonts w:hint="eastAsia" w:ascii="宋体" w:hAnsi="宋体" w:eastAsia="宋体" w:cs="Times New Roman"/>
          <w:szCs w:val="22"/>
          <w:lang w:eastAsia="zh"/>
        </w:rPr>
        <w:t>、搜索</w:t>
      </w:r>
      <w:r>
        <w:rPr>
          <w:rFonts w:hint="eastAsia" w:ascii="宋体" w:hAnsi="宋体" w:eastAsia="宋体" w:cs="Times New Roman"/>
          <w:szCs w:val="22"/>
        </w:rPr>
        <w:t>已发布的</w:t>
      </w:r>
      <w:r>
        <w:rPr>
          <w:rFonts w:hint="eastAsia" w:ascii="宋体" w:hAnsi="宋体" w:eastAsia="宋体" w:cs="Times New Roman"/>
          <w:szCs w:val="22"/>
          <w:lang w:eastAsia="zh"/>
        </w:rPr>
        <w:t>菜品信息</w:t>
      </w:r>
      <w:r>
        <w:rPr>
          <w:rFonts w:hint="eastAsia" w:ascii="宋体" w:hAnsi="宋体" w:eastAsia="宋体" w:cs="Times New Roman"/>
          <w:szCs w:val="22"/>
        </w:rPr>
        <w:t>，收藏或取消</w:t>
      </w:r>
      <w:r>
        <w:rPr>
          <w:rFonts w:hint="eastAsia" w:ascii="宋体" w:hAnsi="宋体" w:eastAsia="宋体" w:cs="Times New Roman"/>
          <w:szCs w:val="22"/>
          <w:lang w:eastAsia="zh"/>
        </w:rPr>
        <w:t>收藏菜品</w:t>
      </w:r>
      <w:r>
        <w:rPr>
          <w:rFonts w:hint="eastAsia" w:ascii="宋体" w:hAnsi="宋体" w:eastAsia="宋体" w:cs="Times New Roman"/>
          <w:szCs w:val="22"/>
        </w:rPr>
        <w:t>、</w:t>
      </w:r>
      <w:r>
        <w:rPr>
          <w:rFonts w:hint="eastAsia" w:ascii="宋体" w:hAnsi="宋体" w:eastAsia="宋体" w:cs="Times New Roman"/>
          <w:szCs w:val="22"/>
          <w:lang w:eastAsia="zh"/>
        </w:rPr>
        <w:t>将菜品加入或移出购物车、提交订单和查看历史订单</w:t>
      </w:r>
      <w:r>
        <w:rPr>
          <w:rFonts w:hint="eastAsia" w:ascii="宋体" w:hAnsi="宋体" w:eastAsia="宋体" w:cs="Times New Roman"/>
          <w:szCs w:val="22"/>
        </w:rPr>
        <w:t>；且所有</w:t>
      </w:r>
      <w:r>
        <w:rPr>
          <w:rFonts w:hint="eastAsia" w:ascii="宋体" w:hAnsi="宋体" w:eastAsia="宋体" w:cs="Times New Roman"/>
          <w:szCs w:val="22"/>
          <w:lang w:eastAsia="zh"/>
        </w:rPr>
        <w:t>顾客</w:t>
      </w:r>
      <w:r>
        <w:rPr>
          <w:rFonts w:hint="eastAsia" w:ascii="宋体" w:hAnsi="宋体" w:eastAsia="宋体" w:cs="Times New Roman"/>
          <w:szCs w:val="22"/>
        </w:rPr>
        <w:t>可在</w:t>
      </w:r>
      <w:r>
        <w:rPr>
          <w:rFonts w:hint="eastAsia" w:ascii="宋体" w:hAnsi="宋体" w:eastAsia="宋体" w:cs="Times New Roman"/>
          <w:szCs w:val="22"/>
          <w:lang w:eastAsia="zh"/>
        </w:rPr>
        <w:t>订单完成后发表对菜品的评价，对他人的评价进行点赞或取消对已点赞评论的点赞</w:t>
      </w:r>
    </w:p>
    <w:p w14:paraId="4F582AA1">
      <w:pPr>
        <w:keepNext/>
        <w:keepLines/>
        <w:spacing w:before="260" w:after="260" w:line="416" w:lineRule="auto"/>
        <w:jc w:val="left"/>
        <w:outlineLvl w:val="1"/>
        <w:rPr>
          <w:rFonts w:hint="eastAsia" w:ascii="等线 Light" w:hAnsi="等线 Light" w:eastAsia="华文中宋" w:cs="Times New Roman"/>
          <w:b/>
          <w:bCs/>
          <w:sz w:val="24"/>
          <w:szCs w:val="32"/>
        </w:rPr>
      </w:pPr>
      <w:bookmarkStart w:id="11" w:name="_Toc148635493"/>
      <w:r>
        <w:rPr>
          <w:rFonts w:hint="eastAsia" w:ascii="等线 Light" w:hAnsi="等线 Light" w:eastAsia="华文中宋" w:cs="Times New Roman"/>
          <w:b/>
          <w:bCs/>
          <w:sz w:val="24"/>
          <w:szCs w:val="32"/>
        </w:rPr>
        <w:t>3、假定约束</w:t>
      </w:r>
      <w:bookmarkEnd w:id="11"/>
    </w:p>
    <w:p w14:paraId="04684925">
      <w:pPr>
        <w:ind w:firstLine="420" w:firstLineChars="200"/>
        <w:rPr>
          <w:rFonts w:hint="eastAsia" w:ascii="宋体" w:hAnsi="宋体" w:eastAsia="宋体" w:cs="Times New Roman"/>
          <w:szCs w:val="22"/>
        </w:rPr>
      </w:pPr>
      <w:r>
        <w:rPr>
          <w:rFonts w:hint="eastAsia" w:ascii="宋体" w:hAnsi="宋体" w:eastAsia="宋体" w:cs="Times New Roman"/>
          <w:szCs w:val="22"/>
        </w:rPr>
        <w:t>经费限制：3</w:t>
      </w:r>
      <w:r>
        <w:rPr>
          <w:rFonts w:ascii="宋体" w:hAnsi="宋体" w:eastAsia="宋体" w:cs="Times New Roman"/>
          <w:szCs w:val="22"/>
        </w:rPr>
        <w:t>000</w:t>
      </w:r>
      <w:r>
        <w:rPr>
          <w:rFonts w:hint="eastAsia" w:ascii="宋体" w:hAnsi="宋体" w:eastAsia="宋体" w:cs="Times New Roman"/>
          <w:szCs w:val="22"/>
        </w:rPr>
        <w:t>元</w:t>
      </w:r>
    </w:p>
    <w:p w14:paraId="2FCABE13">
      <w:pPr>
        <w:spacing w:line="360" w:lineRule="auto"/>
        <w:ind w:firstLine="420"/>
        <w:rPr>
          <w:rFonts w:hint="eastAsia" w:ascii="宋体" w:hAnsi="宋体" w:eastAsia="宋体" w:cs="Times New Roman"/>
          <w:szCs w:val="22"/>
        </w:rPr>
      </w:pPr>
      <w:r>
        <w:rPr>
          <w:rFonts w:hint="eastAsia" w:ascii="宋体" w:hAnsi="宋体" w:eastAsia="宋体" w:cs="Times New Roman"/>
          <w:szCs w:val="22"/>
        </w:rPr>
        <w:t>开发期限：一年</w:t>
      </w:r>
    </w:p>
    <w:p w14:paraId="0FEAAA22">
      <w:pPr>
        <w:rPr>
          <w:rFonts w:hint="eastAsia" w:ascii="宋体" w:hAnsi="宋体" w:eastAsia="宋体" w:cs="Times New Roman"/>
          <w:szCs w:val="22"/>
        </w:rPr>
      </w:pPr>
    </w:p>
    <w:p w14:paraId="388D9BEA">
      <w:pPr>
        <w:pStyle w:val="2"/>
        <w:spacing w:line="578" w:lineRule="auto"/>
        <w:rPr>
          <w:rFonts w:hint="eastAsia" w:ascii="华文中宋" w:hAnsi="华文中宋" w:eastAsia="华文中宋" w:cs="Times New Roman"/>
        </w:rPr>
      </w:pPr>
      <w:bookmarkStart w:id="12" w:name="_Toc148635494"/>
      <w:r>
        <w:rPr>
          <w:rFonts w:hint="eastAsia" w:ascii="华文中宋" w:hAnsi="华文中宋" w:eastAsia="华文中宋" w:cs="Times New Roman"/>
        </w:rPr>
        <w:t>三、需求规定</w:t>
      </w:r>
      <w:bookmarkEnd w:id="12"/>
    </w:p>
    <w:p w14:paraId="2BA33760">
      <w:pPr>
        <w:keepNext/>
        <w:keepLines/>
        <w:spacing w:before="260" w:after="260" w:line="416" w:lineRule="auto"/>
        <w:jc w:val="left"/>
        <w:outlineLvl w:val="1"/>
        <w:rPr>
          <w:rFonts w:hint="eastAsia" w:ascii="等线 Light" w:hAnsi="等线 Light" w:eastAsia="华文中宋" w:cs="Times New Roman"/>
          <w:b/>
          <w:bCs/>
          <w:sz w:val="24"/>
          <w:szCs w:val="32"/>
        </w:rPr>
      </w:pPr>
      <w:bookmarkStart w:id="13" w:name="_Toc148635495"/>
      <w:r>
        <w:rPr>
          <w:rFonts w:hint="eastAsia" w:ascii="等线 Light" w:hAnsi="等线 Light" w:eastAsia="华文中宋" w:cs="Times New Roman"/>
          <w:b/>
          <w:bCs/>
          <w:sz w:val="24"/>
          <w:szCs w:val="32"/>
        </w:rPr>
        <w:t>1、功能规定</w:t>
      </w:r>
      <w:bookmarkEnd w:id="13"/>
    </w:p>
    <w:p w14:paraId="2F902FC6">
      <w:pPr>
        <w:keepNext/>
        <w:keepLines/>
        <w:spacing w:before="260" w:after="260" w:line="416" w:lineRule="auto"/>
        <w:outlineLvl w:val="2"/>
        <w:rPr>
          <w:rFonts w:hint="eastAsia" w:ascii="华文中宋" w:hAnsi="华文中宋" w:eastAsia="华文中宋" w:cs="Times New Roman"/>
          <w:b/>
          <w:bCs/>
          <w:sz w:val="22"/>
          <w:szCs w:val="22"/>
        </w:rPr>
      </w:pPr>
      <w:bookmarkStart w:id="14" w:name="_Toc148635496"/>
      <w:r>
        <w:rPr>
          <w:rFonts w:hint="eastAsia" w:ascii="华文中宋" w:hAnsi="华文中宋" w:eastAsia="华文中宋" w:cs="Times New Roman"/>
          <w:b/>
          <w:bCs/>
          <w:sz w:val="22"/>
          <w:szCs w:val="22"/>
        </w:rPr>
        <w:t>1</w:t>
      </w:r>
      <w:r>
        <w:rPr>
          <w:rFonts w:ascii="华文中宋" w:hAnsi="华文中宋" w:eastAsia="华文中宋" w:cs="Times New Roman"/>
          <w:b/>
          <w:bCs/>
          <w:sz w:val="22"/>
          <w:szCs w:val="22"/>
        </w:rPr>
        <w:t>.1</w:t>
      </w:r>
      <w:r>
        <w:rPr>
          <w:rFonts w:hint="eastAsia" w:ascii="华文中宋" w:hAnsi="华文中宋" w:eastAsia="华文中宋" w:cs="Times New Roman"/>
          <w:b/>
          <w:bCs/>
          <w:sz w:val="22"/>
          <w:szCs w:val="22"/>
        </w:rPr>
        <w:t>模块</w:t>
      </w:r>
      <w:bookmarkEnd w:id="14"/>
    </w:p>
    <w:p w14:paraId="498586DC">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1</w:t>
      </w:r>
      <w:r>
        <w:rPr>
          <w:rFonts w:hint="eastAsia" w:ascii="宋体" w:hAnsi="宋体" w:eastAsia="宋体" w:cs="Times New Roman"/>
          <w:b/>
          <w:bCs/>
          <w:szCs w:val="21"/>
        </w:rPr>
        <w:t>.</w:t>
      </w:r>
      <w:r>
        <w:rPr>
          <w:rFonts w:ascii="宋体" w:hAnsi="宋体" w:eastAsia="宋体" w:cs="Times New Roman"/>
          <w:b/>
          <w:bCs/>
          <w:szCs w:val="21"/>
        </w:rPr>
        <w:t>1</w:t>
      </w:r>
      <w:r>
        <w:rPr>
          <w:rFonts w:hint="eastAsia" w:ascii="宋体" w:hAnsi="宋体" w:eastAsia="宋体" w:cs="Times New Roman"/>
          <w:b/>
          <w:bCs/>
          <w:szCs w:val="21"/>
        </w:rPr>
        <w:t>账户信息管理模块</w:t>
      </w:r>
    </w:p>
    <w:p w14:paraId="22938E26">
      <w:pPr>
        <w:ind w:left="360" w:firstLine="420" w:firstLineChars="200"/>
        <w:rPr>
          <w:rFonts w:hint="eastAsia" w:ascii="宋体" w:hAnsi="宋体" w:eastAsia="宋体" w:cs="Times New Roman"/>
          <w:szCs w:val="22"/>
        </w:rPr>
      </w:pPr>
      <w:r>
        <w:rPr>
          <w:rFonts w:hint="eastAsia" w:ascii="宋体" w:hAnsi="宋体" w:eastAsia="宋体" w:cs="Times New Roman"/>
          <w:szCs w:val="22"/>
        </w:rPr>
        <w:t>该模块实现对进行</w:t>
      </w:r>
      <w:r>
        <w:rPr>
          <w:rFonts w:hint="eastAsia" w:ascii="宋体" w:hAnsi="宋体" w:eastAsia="宋体" w:cs="Times New Roman"/>
          <w:szCs w:val="22"/>
          <w:lang w:eastAsia="zh"/>
        </w:rPr>
        <w:t>顾客</w:t>
      </w:r>
      <w:r>
        <w:rPr>
          <w:rFonts w:hint="eastAsia" w:ascii="宋体" w:hAnsi="宋体" w:eastAsia="宋体" w:cs="Times New Roman"/>
          <w:szCs w:val="22"/>
        </w:rPr>
        <w:t>信息增添、删除、查找、修改等操作，分别对应于</w:t>
      </w:r>
      <w:r>
        <w:rPr>
          <w:rFonts w:hint="eastAsia" w:ascii="宋体" w:hAnsi="宋体" w:eastAsia="宋体" w:cs="Times New Roman"/>
          <w:szCs w:val="22"/>
          <w:lang w:eastAsia="zh"/>
        </w:rPr>
        <w:t>顾客</w:t>
      </w:r>
      <w:r>
        <w:rPr>
          <w:rFonts w:hint="eastAsia" w:ascii="宋体" w:hAnsi="宋体" w:eastAsia="宋体" w:cs="Times New Roman"/>
          <w:szCs w:val="22"/>
        </w:rPr>
        <w:t>的注册、</w:t>
      </w:r>
      <w:del w:id="0" w:author="毛毛妈" w:date="2025-10-25T16:16:00Z">
        <w:r>
          <w:rPr>
            <w:rFonts w:hint="eastAsia" w:ascii="宋体" w:hAnsi="宋体" w:eastAsia="宋体" w:cs="Times New Roman"/>
            <w:szCs w:val="22"/>
          </w:rPr>
          <w:delText>删除、</w:delText>
        </w:r>
      </w:del>
      <w:r>
        <w:rPr>
          <w:rFonts w:hint="eastAsia" w:ascii="宋体" w:hAnsi="宋体" w:eastAsia="宋体" w:cs="Times New Roman"/>
          <w:szCs w:val="22"/>
        </w:rPr>
        <w:t>注销、登录、查找</w:t>
      </w:r>
      <w:r>
        <w:rPr>
          <w:rFonts w:hint="eastAsia" w:ascii="宋体" w:hAnsi="宋体" w:eastAsia="宋体" w:cs="Times New Roman"/>
          <w:szCs w:val="22"/>
          <w:lang w:eastAsia="zh"/>
        </w:rPr>
        <w:t>顾客</w:t>
      </w:r>
      <w:r>
        <w:rPr>
          <w:rFonts w:hint="eastAsia" w:ascii="宋体" w:hAnsi="宋体" w:eastAsia="宋体" w:cs="Times New Roman"/>
          <w:szCs w:val="22"/>
        </w:rPr>
        <w:t>、修改</w:t>
      </w:r>
      <w:r>
        <w:rPr>
          <w:rFonts w:hint="eastAsia" w:ascii="宋体" w:hAnsi="宋体" w:eastAsia="宋体" w:cs="Times New Roman"/>
          <w:szCs w:val="22"/>
          <w:lang w:eastAsia="zh"/>
        </w:rPr>
        <w:t>顾客</w:t>
      </w:r>
      <w:r>
        <w:rPr>
          <w:rFonts w:hint="eastAsia" w:ascii="宋体" w:hAnsi="宋体" w:eastAsia="宋体" w:cs="Times New Roman"/>
          <w:szCs w:val="22"/>
        </w:rPr>
        <w:t xml:space="preserve">信息功能。 </w:t>
      </w:r>
    </w:p>
    <w:p w14:paraId="11C114AF">
      <w:pPr>
        <w:ind w:left="360"/>
        <w:rPr>
          <w:rFonts w:hint="eastAsia" w:ascii="宋体" w:hAnsi="宋体" w:eastAsia="宋体" w:cs="Times New Roman"/>
          <w:b/>
          <w:bCs/>
          <w:szCs w:val="22"/>
        </w:rPr>
      </w:pPr>
      <w:r>
        <w:rPr>
          <w:rFonts w:hint="eastAsia" w:ascii="宋体" w:hAnsi="宋体" w:eastAsia="宋体" w:cs="Times New Roman"/>
          <w:b/>
          <w:bCs/>
          <w:szCs w:val="22"/>
        </w:rPr>
        <w:t>①</w:t>
      </w:r>
      <w:r>
        <w:rPr>
          <w:rFonts w:hint="eastAsia" w:ascii="宋体" w:hAnsi="宋体" w:eastAsia="宋体" w:cs="Times New Roman"/>
          <w:b/>
          <w:bCs/>
          <w:szCs w:val="22"/>
          <w:lang w:eastAsia="zh"/>
        </w:rPr>
        <w:t>用户</w:t>
      </w:r>
      <w:r>
        <w:rPr>
          <w:rFonts w:hint="eastAsia" w:ascii="宋体" w:hAnsi="宋体" w:eastAsia="宋体" w:cs="Times New Roman"/>
          <w:b/>
          <w:bCs/>
          <w:szCs w:val="22"/>
        </w:rPr>
        <w:t>注册</w:t>
      </w:r>
    </w:p>
    <w:p w14:paraId="37433EFD">
      <w:pPr>
        <w:ind w:left="360"/>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应该使用手机号或邮箱作为账号并设置密码进行注册。</w:t>
      </w:r>
    </w:p>
    <w:p w14:paraId="29D43957">
      <w:pPr>
        <w:ind w:left="360"/>
        <w:rPr>
          <w:rFonts w:hint="eastAsia" w:ascii="宋体" w:hAnsi="宋体" w:eastAsia="宋体" w:cs="Times New Roman"/>
          <w:szCs w:val="22"/>
        </w:rPr>
      </w:pPr>
      <w:r>
        <w:rPr>
          <w:rFonts w:hint="eastAsia" w:ascii="宋体" w:hAnsi="宋体" w:eastAsia="宋体" w:cs="Times New Roman"/>
          <w:szCs w:val="22"/>
        </w:rPr>
        <w:t>在注册过程中，需要检验</w:t>
      </w:r>
      <w:r>
        <w:rPr>
          <w:rFonts w:hint="eastAsia" w:ascii="宋体" w:hAnsi="宋体" w:eastAsia="宋体" w:cs="Times New Roman"/>
          <w:szCs w:val="22"/>
          <w:lang w:eastAsia="zh"/>
        </w:rPr>
        <w:t>顾客</w:t>
      </w:r>
      <w:r>
        <w:rPr>
          <w:rFonts w:hint="eastAsia" w:ascii="宋体" w:hAnsi="宋体" w:eastAsia="宋体" w:cs="Times New Roman"/>
          <w:szCs w:val="22"/>
        </w:rPr>
        <w:t>的账号（所用来注册的手机号与邮箱）是否已经被注册使用过，要求同一个账号名下的账户不能被重复注册。</w:t>
      </w:r>
    </w:p>
    <w:p w14:paraId="4DA898BE">
      <w:pPr>
        <w:ind w:left="360"/>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在注册时需输入两次密码，并检验两次密码是否相同，若不相同需要重新输入。</w:t>
      </w:r>
    </w:p>
    <w:p w14:paraId="57F89E91">
      <w:pPr>
        <w:ind w:left="360"/>
        <w:rPr>
          <w:rFonts w:hint="eastAsia" w:ascii="宋体" w:hAnsi="宋体" w:eastAsia="宋体" w:cs="Times New Roman"/>
          <w:szCs w:val="22"/>
        </w:rPr>
      </w:pPr>
      <w:r>
        <w:rPr>
          <w:rFonts w:hint="eastAsia" w:ascii="宋体" w:hAnsi="宋体" w:eastAsia="宋体" w:cs="Times New Roman"/>
          <w:szCs w:val="22"/>
        </w:rPr>
        <w:t>完成账号密码输入后需要填写对应账号接收到的验证码，正确输入验证码后注册成功并可登录系统，否则注册失败。</w:t>
      </w:r>
    </w:p>
    <w:p w14:paraId="77E80FF1">
      <w:pPr>
        <w:ind w:left="360"/>
        <w:rPr>
          <w:rFonts w:hint="eastAsia" w:ascii="宋体" w:hAnsi="宋体" w:eastAsia="宋体" w:cs="Times New Roman"/>
          <w:szCs w:val="22"/>
        </w:rPr>
      </w:pPr>
      <w:r>
        <w:rPr>
          <w:rFonts w:hint="eastAsia" w:ascii="宋体" w:hAnsi="宋体" w:eastAsia="宋体" w:cs="Times New Roman"/>
          <w:szCs w:val="22"/>
          <w:lang w:eastAsia="zh"/>
        </w:rPr>
        <w:t>商家</w:t>
      </w:r>
      <w:r>
        <w:rPr>
          <w:rFonts w:hint="eastAsia" w:ascii="宋体" w:hAnsi="宋体" w:eastAsia="宋体" w:cs="Times New Roman"/>
          <w:szCs w:val="22"/>
        </w:rPr>
        <w:t>无需注册，由账号由后台分配。</w:t>
      </w:r>
    </w:p>
    <w:p w14:paraId="1CB886A4">
      <w:pPr>
        <w:ind w:left="360"/>
        <w:rPr>
          <w:rFonts w:hint="eastAsia" w:ascii="宋体" w:hAnsi="宋体" w:eastAsia="宋体" w:cs="Times New Roman"/>
          <w:b/>
          <w:bCs/>
          <w:szCs w:val="22"/>
        </w:rPr>
      </w:pPr>
      <w:r>
        <w:rPr>
          <w:rFonts w:hint="eastAsia" w:ascii="宋体" w:hAnsi="宋体" w:eastAsia="宋体" w:cs="Times New Roman"/>
          <w:b/>
          <w:bCs/>
          <w:szCs w:val="22"/>
        </w:rPr>
        <w:t>②</w:t>
      </w:r>
      <w:r>
        <w:rPr>
          <w:rFonts w:hint="eastAsia" w:ascii="宋体" w:hAnsi="宋体" w:eastAsia="宋体" w:cs="Times New Roman"/>
          <w:b/>
          <w:bCs/>
          <w:szCs w:val="22"/>
          <w:lang w:eastAsia="zh"/>
        </w:rPr>
        <w:t>用户</w:t>
      </w:r>
      <w:r>
        <w:rPr>
          <w:rFonts w:hint="eastAsia" w:ascii="宋体" w:hAnsi="宋体" w:eastAsia="宋体" w:cs="Times New Roman"/>
          <w:b/>
          <w:bCs/>
          <w:szCs w:val="22"/>
        </w:rPr>
        <w:t>登录</w:t>
      </w:r>
    </w:p>
    <w:p w14:paraId="6E11FF3E">
      <w:pPr>
        <w:ind w:left="360"/>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使用注册成功的账号并依次输入密码和验证码（系统自动生成）进行登录；或者可以通过使用账户手机号/邮箱+验证码（需要系统发送）验证的方式进行登录；</w:t>
      </w:r>
    </w:p>
    <w:p w14:paraId="4379DA2B">
      <w:pPr>
        <w:ind w:left="360"/>
        <w:rPr>
          <w:rFonts w:hint="eastAsia" w:ascii="宋体" w:hAnsi="宋体" w:eastAsia="宋体" w:cs="Times New Roman"/>
          <w:szCs w:val="22"/>
        </w:rPr>
      </w:pPr>
      <w:r>
        <w:rPr>
          <w:rFonts w:hint="eastAsia" w:ascii="宋体" w:hAnsi="宋体" w:eastAsia="宋体" w:cs="Times New Roman"/>
          <w:szCs w:val="22"/>
        </w:rPr>
        <w:t>其中需要检验登录使用的账户是否存在，密码，验证码是否正确，提交登陆后提示是否登录成功，登录成功则跳转系统页面。</w:t>
      </w:r>
    </w:p>
    <w:p w14:paraId="34B38C26">
      <w:pPr>
        <w:ind w:left="360"/>
        <w:rPr>
          <w:rFonts w:hint="eastAsia" w:ascii="宋体" w:hAnsi="宋体" w:eastAsia="宋体" w:cs="Times New Roman"/>
          <w:b/>
          <w:bCs/>
          <w:szCs w:val="22"/>
        </w:rPr>
      </w:pPr>
      <w:r>
        <w:rPr>
          <w:rFonts w:hint="eastAsia" w:ascii="宋体" w:hAnsi="宋体" w:eastAsia="宋体" w:cs="Times New Roman"/>
          <w:b/>
          <w:bCs/>
          <w:szCs w:val="22"/>
        </w:rPr>
        <w:t>③修改</w:t>
      </w:r>
      <w:r>
        <w:rPr>
          <w:rFonts w:hint="eastAsia" w:ascii="宋体" w:hAnsi="宋体" w:eastAsia="宋体" w:cs="Times New Roman"/>
          <w:b/>
          <w:bCs/>
          <w:szCs w:val="22"/>
          <w:lang w:eastAsia="zh"/>
        </w:rPr>
        <w:t>用户</w:t>
      </w:r>
      <w:r>
        <w:rPr>
          <w:rFonts w:hint="eastAsia" w:ascii="宋体" w:hAnsi="宋体" w:eastAsia="宋体" w:cs="Times New Roman"/>
          <w:b/>
          <w:bCs/>
          <w:szCs w:val="22"/>
        </w:rPr>
        <w:t>信息</w:t>
      </w:r>
    </w:p>
    <w:p w14:paraId="67145030">
      <w:pPr>
        <w:ind w:left="360"/>
        <w:rPr>
          <w:rFonts w:hint="eastAsia" w:ascii="宋体" w:hAnsi="宋体" w:eastAsia="宋体" w:cs="Times New Roman"/>
          <w:szCs w:val="22"/>
        </w:rPr>
      </w:pPr>
      <w:r>
        <w:rPr>
          <w:rFonts w:hint="eastAsia" w:ascii="宋体" w:hAnsi="宋体" w:eastAsia="宋体" w:cs="Times New Roman"/>
          <w:szCs w:val="22"/>
        </w:rPr>
        <w:t>登陆后</w:t>
      </w:r>
      <w:r>
        <w:rPr>
          <w:rFonts w:hint="eastAsia" w:ascii="宋体" w:hAnsi="宋体" w:eastAsia="宋体" w:cs="Times New Roman"/>
          <w:szCs w:val="22"/>
          <w:lang w:eastAsia="zh"/>
        </w:rPr>
        <w:t>用户</w:t>
      </w:r>
      <w:r>
        <w:rPr>
          <w:rFonts w:hint="eastAsia" w:ascii="宋体" w:hAnsi="宋体" w:eastAsia="宋体" w:cs="Times New Roman"/>
          <w:szCs w:val="22"/>
        </w:rPr>
        <w:t>可以通过该功能修改自己的</w:t>
      </w:r>
      <w:r>
        <w:rPr>
          <w:rFonts w:hint="eastAsia" w:ascii="宋体" w:hAnsi="宋体" w:eastAsia="宋体" w:cs="Times New Roman"/>
          <w:szCs w:val="22"/>
          <w:lang w:eastAsia="zh"/>
        </w:rPr>
        <w:t>顾客</w:t>
      </w:r>
      <w:r>
        <w:rPr>
          <w:rFonts w:hint="eastAsia" w:ascii="宋体" w:hAnsi="宋体" w:eastAsia="宋体" w:cs="Times New Roman"/>
          <w:szCs w:val="22"/>
        </w:rPr>
        <w:t>信息，例如：</w:t>
      </w:r>
      <w:r>
        <w:rPr>
          <w:rFonts w:hint="eastAsia" w:ascii="宋体" w:hAnsi="宋体" w:eastAsia="宋体" w:cs="Times New Roman"/>
          <w:szCs w:val="22"/>
          <w:lang w:eastAsia="zh"/>
        </w:rPr>
        <w:t>用户</w:t>
      </w:r>
      <w:r>
        <w:rPr>
          <w:rFonts w:hint="eastAsia" w:ascii="宋体" w:hAnsi="宋体" w:eastAsia="宋体" w:cs="Times New Roman"/>
          <w:szCs w:val="22"/>
        </w:rPr>
        <w:t>名（注册后初始为系统设置的默认名），个人信息，联系方式、密码等项目。</w:t>
      </w:r>
    </w:p>
    <w:p w14:paraId="11553F18">
      <w:pPr>
        <w:ind w:left="360"/>
        <w:rPr>
          <w:rFonts w:hint="eastAsia" w:ascii="宋体" w:hAnsi="宋体" w:eastAsia="宋体" w:cs="Times New Roman"/>
          <w:szCs w:val="22"/>
          <w:lang w:eastAsia="zh"/>
        </w:rPr>
      </w:pPr>
      <w:r>
        <w:rPr>
          <w:rFonts w:hint="eastAsia" w:ascii="宋体" w:hAnsi="宋体" w:eastAsia="宋体" w:cs="Times New Roman"/>
          <w:b/>
          <w:bCs/>
          <w:szCs w:val="22"/>
        </w:rPr>
        <w:t>④</w:t>
      </w:r>
      <w:r>
        <w:rPr>
          <w:rFonts w:hint="eastAsia" w:ascii="宋体" w:hAnsi="宋体" w:eastAsia="宋体" w:cs="Times New Roman"/>
          <w:b/>
          <w:bCs/>
          <w:szCs w:val="22"/>
          <w:lang w:eastAsia="zh"/>
        </w:rPr>
        <w:t>查询用户信息</w:t>
      </w:r>
    </w:p>
    <w:p w14:paraId="0E6246A7">
      <w:pPr>
        <w:ind w:left="360"/>
        <w:rPr>
          <w:rFonts w:hint="eastAsia" w:ascii="宋体" w:hAnsi="宋体" w:eastAsia="宋体" w:cs="Times New Roman"/>
          <w:szCs w:val="22"/>
        </w:rPr>
      </w:pPr>
      <w:r>
        <w:rPr>
          <w:rFonts w:hint="eastAsia" w:ascii="宋体" w:hAnsi="宋体" w:eastAsia="宋体" w:cs="Times New Roman"/>
          <w:szCs w:val="22"/>
          <w:lang w:eastAsia="zh"/>
        </w:rPr>
        <w:t>顾客可以查看自己的用户信息，商家</w:t>
      </w:r>
      <w:r>
        <w:rPr>
          <w:rFonts w:hint="eastAsia" w:ascii="宋体" w:hAnsi="宋体" w:eastAsia="宋体" w:cs="Times New Roman"/>
          <w:szCs w:val="22"/>
        </w:rPr>
        <w:t>可以</w:t>
      </w:r>
      <w:r>
        <w:rPr>
          <w:rFonts w:hint="eastAsia" w:ascii="宋体" w:hAnsi="宋体" w:eastAsia="宋体" w:cs="Times New Roman"/>
          <w:szCs w:val="22"/>
          <w:lang w:eastAsia="zh"/>
        </w:rPr>
        <w:t>查看或查询</w:t>
      </w:r>
      <w:r>
        <w:rPr>
          <w:rFonts w:hint="eastAsia" w:ascii="宋体" w:hAnsi="宋体" w:eastAsia="宋体" w:cs="Times New Roman"/>
          <w:szCs w:val="22"/>
        </w:rPr>
        <w:t>任意</w:t>
      </w:r>
      <w:r>
        <w:rPr>
          <w:rFonts w:hint="eastAsia" w:ascii="宋体" w:hAnsi="宋体" w:eastAsia="宋体" w:cs="Times New Roman"/>
          <w:szCs w:val="22"/>
          <w:lang w:eastAsia="zh"/>
        </w:rPr>
        <w:t>用户</w:t>
      </w:r>
      <w:r>
        <w:rPr>
          <w:rFonts w:hint="eastAsia" w:ascii="宋体" w:hAnsi="宋体" w:eastAsia="宋体" w:cs="Times New Roman"/>
          <w:szCs w:val="22"/>
        </w:rPr>
        <w:t>的</w:t>
      </w:r>
      <w:r>
        <w:rPr>
          <w:rFonts w:hint="eastAsia" w:ascii="宋体" w:hAnsi="宋体" w:eastAsia="宋体" w:cs="Times New Roman"/>
          <w:szCs w:val="22"/>
          <w:lang w:eastAsia="zh"/>
        </w:rPr>
        <w:t>用户</w:t>
      </w:r>
      <w:r>
        <w:rPr>
          <w:rFonts w:hint="eastAsia" w:ascii="宋体" w:hAnsi="宋体" w:eastAsia="宋体" w:cs="Times New Roman"/>
          <w:szCs w:val="22"/>
        </w:rPr>
        <w:t>信息。</w:t>
      </w:r>
    </w:p>
    <w:p w14:paraId="6B3D1A5B">
      <w:pPr>
        <w:ind w:left="360"/>
        <w:rPr>
          <w:rFonts w:hint="eastAsia" w:ascii="宋体" w:hAnsi="宋体" w:eastAsia="宋体" w:cs="Times New Roman"/>
          <w:b/>
          <w:bCs/>
          <w:szCs w:val="22"/>
        </w:rPr>
      </w:pPr>
      <w:r>
        <w:rPr>
          <w:rFonts w:hint="eastAsia" w:ascii="宋体" w:hAnsi="宋体" w:eastAsia="宋体" w:cs="Times New Roman"/>
          <w:b/>
          <w:bCs/>
          <w:szCs w:val="22"/>
          <w:lang w:eastAsia="zh"/>
        </w:rPr>
        <w:t>⑤</w:t>
      </w:r>
      <w:r>
        <w:rPr>
          <w:rFonts w:hint="eastAsia" w:ascii="宋体" w:hAnsi="宋体" w:eastAsia="宋体" w:cs="Times New Roman"/>
          <w:b/>
          <w:bCs/>
          <w:szCs w:val="22"/>
        </w:rPr>
        <w:t>注销账号</w:t>
      </w:r>
    </w:p>
    <w:p w14:paraId="2228FCE9">
      <w:pPr>
        <w:ind w:left="360"/>
        <w:rPr>
          <w:rFonts w:hint="eastAsia" w:ascii="宋体" w:hAnsi="宋体" w:eastAsia="宋体" w:cs="Times New Roman"/>
          <w:szCs w:val="22"/>
        </w:rPr>
      </w:pPr>
      <w:r>
        <w:rPr>
          <w:rFonts w:hint="eastAsia" w:ascii="宋体" w:hAnsi="宋体" w:eastAsia="宋体" w:cs="Times New Roman"/>
          <w:szCs w:val="22"/>
        </w:rPr>
        <w:t>登录后</w:t>
      </w:r>
      <w:r>
        <w:rPr>
          <w:rFonts w:hint="eastAsia" w:ascii="宋体" w:hAnsi="宋体" w:eastAsia="宋体" w:cs="Times New Roman"/>
          <w:szCs w:val="22"/>
          <w:lang w:eastAsia="zh"/>
        </w:rPr>
        <w:t>用户</w:t>
      </w:r>
      <w:r>
        <w:rPr>
          <w:rFonts w:hint="eastAsia" w:ascii="宋体" w:hAnsi="宋体" w:eastAsia="宋体" w:cs="Times New Roman"/>
          <w:szCs w:val="22"/>
        </w:rPr>
        <w:t>可以通过该功能注销账户，注销后将不可登录，需重新注册。</w:t>
      </w:r>
    </w:p>
    <w:p w14:paraId="197B4732">
      <w:pPr>
        <w:ind w:left="360"/>
        <w:rPr>
          <w:rFonts w:hint="eastAsia" w:ascii="宋体" w:hAnsi="宋体" w:eastAsia="宋体" w:cs="Times New Roman"/>
          <w:b/>
          <w:bCs/>
          <w:szCs w:val="22"/>
        </w:rPr>
      </w:pPr>
      <w:r>
        <w:rPr>
          <w:rFonts w:hint="eastAsia" w:ascii="宋体" w:hAnsi="宋体" w:eastAsia="宋体" w:cs="Times New Roman"/>
          <w:b/>
          <w:bCs/>
          <w:szCs w:val="22"/>
          <w:lang w:eastAsia="zh"/>
        </w:rPr>
        <w:t>⑥</w:t>
      </w:r>
      <w:r>
        <w:rPr>
          <w:rFonts w:hint="eastAsia" w:ascii="宋体" w:hAnsi="宋体" w:eastAsia="宋体" w:cs="Times New Roman"/>
          <w:b/>
          <w:bCs/>
          <w:szCs w:val="22"/>
        </w:rPr>
        <w:t>找回密码</w:t>
      </w:r>
    </w:p>
    <w:p w14:paraId="296706C2">
      <w:pPr>
        <w:ind w:left="360"/>
        <w:rPr>
          <w:rFonts w:hint="eastAsia" w:ascii="宋体" w:hAnsi="宋体" w:eastAsia="宋体" w:cs="Times New Roman"/>
          <w:szCs w:val="22"/>
        </w:rPr>
      </w:pPr>
      <w:commentRangeStart w:id="0"/>
      <w:commentRangeStart w:id="1"/>
      <w:r>
        <w:rPr>
          <w:rFonts w:hint="eastAsia" w:ascii="宋体" w:hAnsi="宋体" w:eastAsia="宋体" w:cs="Times New Roman"/>
          <w:szCs w:val="22"/>
          <w:lang w:eastAsia="zh"/>
        </w:rPr>
        <w:t>用户</w:t>
      </w:r>
      <w:r>
        <w:rPr>
          <w:rFonts w:hint="eastAsia" w:ascii="宋体" w:hAnsi="宋体" w:eastAsia="宋体" w:cs="Times New Roman"/>
          <w:szCs w:val="22"/>
        </w:rPr>
        <w:t>可以通过</w:t>
      </w:r>
      <w:r>
        <w:rPr>
          <w:rFonts w:hint="eastAsia" w:ascii="宋体" w:hAnsi="宋体" w:eastAsia="宋体" w:cs="Times New Roman"/>
          <w:szCs w:val="22"/>
          <w:lang w:eastAsia="zh"/>
          <w:woUserID w:val="2"/>
        </w:rPr>
        <w:t>正确回答密保问题</w:t>
      </w:r>
      <w:r>
        <w:rPr>
          <w:rFonts w:hint="eastAsia" w:ascii="宋体" w:hAnsi="宋体" w:eastAsia="宋体" w:cs="Times New Roman"/>
          <w:szCs w:val="22"/>
        </w:rPr>
        <w:t>找回自己遗忘的密码。</w:t>
      </w:r>
      <w:commentRangeEnd w:id="0"/>
      <w:r>
        <w:rPr>
          <w:rStyle w:val="10"/>
        </w:rPr>
        <w:commentReference w:id="0"/>
      </w:r>
      <w:commentRangeEnd w:id="1"/>
      <w:r>
        <w:rPr>
          <w:woUserID w:val="2"/>
        </w:rPr>
        <w:commentReference w:id="1"/>
      </w:r>
    </w:p>
    <w:p w14:paraId="707AFFCA">
      <w:pPr>
        <w:rPr>
          <w:rFonts w:hint="eastAsia" w:ascii="等线" w:hAnsi="等线" w:eastAsia="等线" w:cs="Times New Roman"/>
          <w:szCs w:val="22"/>
        </w:rPr>
      </w:pPr>
    </w:p>
    <w:p w14:paraId="39B3D4E1">
      <w:pPr>
        <w:keepNext/>
        <w:keepLines/>
        <w:spacing w:before="280" w:after="290" w:line="376" w:lineRule="auto"/>
        <w:outlineLvl w:val="3"/>
        <w:rPr>
          <w:rFonts w:hint="eastAsia" w:ascii="宋体" w:hAnsi="宋体" w:eastAsia="宋体" w:cs="Times New Roman"/>
          <w:b/>
          <w:bCs/>
          <w:szCs w:val="21"/>
          <w:lang w:eastAsia="zh"/>
          <w:woUserID w:val="2"/>
        </w:rPr>
      </w:pPr>
      <w:r>
        <w:rPr>
          <w:rFonts w:hint="eastAsia" w:ascii="宋体" w:hAnsi="宋体" w:eastAsia="宋体" w:cs="Times New Roman"/>
          <w:b/>
          <w:bCs/>
          <w:szCs w:val="21"/>
        </w:rPr>
        <w:t>1</w:t>
      </w:r>
      <w:r>
        <w:rPr>
          <w:rFonts w:ascii="宋体" w:hAnsi="宋体" w:eastAsia="宋体" w:cs="Times New Roman"/>
          <w:b/>
          <w:bCs/>
          <w:szCs w:val="21"/>
        </w:rPr>
        <w:t>.1.2</w:t>
      </w:r>
      <w:r>
        <w:rPr>
          <w:rFonts w:hint="eastAsia" w:ascii="宋体" w:hAnsi="宋体" w:eastAsia="宋体" w:cs="Times New Roman"/>
          <w:b/>
          <w:bCs/>
          <w:szCs w:val="21"/>
          <w:lang w:eastAsia="zh"/>
          <w:woUserID w:val="2"/>
        </w:rPr>
        <w:t>菜品</w:t>
      </w:r>
      <w:del w:id="1" w:author="毛毛妈" w:date="2025-10-25T16:17:00Z">
        <w:r>
          <w:rPr>
            <w:rFonts w:hint="eastAsia" w:ascii="宋体" w:hAnsi="宋体" w:eastAsia="宋体" w:cs="Times New Roman"/>
            <w:b/>
            <w:bCs/>
            <w:szCs w:val="21"/>
            <w:lang w:eastAsia="zh"/>
          </w:rPr>
          <w:delText>菜单</w:delText>
        </w:r>
      </w:del>
      <w:r>
        <w:rPr>
          <w:rFonts w:hint="eastAsia" w:ascii="宋体" w:hAnsi="宋体" w:eastAsia="宋体" w:cs="Times New Roman"/>
          <w:b/>
          <w:bCs/>
          <w:szCs w:val="21"/>
          <w:lang w:eastAsia="zh"/>
        </w:rPr>
        <w:t>管理</w:t>
      </w:r>
      <w:r>
        <w:rPr>
          <w:rFonts w:hint="eastAsia" w:ascii="宋体" w:hAnsi="宋体" w:eastAsia="宋体" w:cs="Times New Roman"/>
          <w:b/>
          <w:bCs/>
          <w:szCs w:val="21"/>
        </w:rPr>
        <w:t>模块</w:t>
      </w:r>
    </w:p>
    <w:p w14:paraId="42FA962D">
      <w:pPr>
        <w:ind w:left="360" w:firstLine="420" w:firstLineChars="200"/>
        <w:rPr>
          <w:rFonts w:hint="eastAsia" w:ascii="宋体" w:hAnsi="宋体" w:eastAsia="宋体" w:cs="Times New Roman"/>
          <w:szCs w:val="22"/>
          <w:lang w:eastAsia="zh"/>
        </w:rPr>
      </w:pPr>
      <w:r>
        <w:rPr>
          <w:rFonts w:hint="eastAsia" w:ascii="宋体" w:hAnsi="宋体" w:eastAsia="宋体" w:cs="Times New Roman"/>
          <w:szCs w:val="22"/>
        </w:rPr>
        <w:t>该模块用于</w:t>
      </w:r>
      <w:r>
        <w:rPr>
          <w:rFonts w:hint="eastAsia" w:ascii="宋体" w:hAnsi="宋体" w:eastAsia="宋体" w:cs="Times New Roman"/>
          <w:szCs w:val="22"/>
          <w:lang w:eastAsia="zh"/>
        </w:rPr>
        <w:t>商家</w:t>
      </w:r>
      <w:commentRangeStart w:id="2"/>
      <w:commentRangeStart w:id="3"/>
      <w:r>
        <w:rPr>
          <w:rFonts w:hint="eastAsia" w:ascii="宋体" w:hAnsi="宋体" w:eastAsia="宋体" w:cs="Times New Roman"/>
          <w:szCs w:val="22"/>
          <w:lang w:eastAsia="zh"/>
        </w:rPr>
        <w:t>管理</w:t>
      </w:r>
      <w:commentRangeEnd w:id="2"/>
      <w:r>
        <w:rPr>
          <w:rStyle w:val="10"/>
        </w:rPr>
        <w:commentReference w:id="2"/>
      </w:r>
      <w:commentRangeEnd w:id="3"/>
      <w:r>
        <w:rPr>
          <w:woUserID w:val="1"/>
        </w:rPr>
        <w:commentReference w:id="3"/>
      </w:r>
      <w:r>
        <w:rPr>
          <w:rFonts w:hint="eastAsia" w:ascii="宋体" w:hAnsi="宋体" w:eastAsia="宋体" w:cs="Times New Roman"/>
          <w:szCs w:val="22"/>
          <w:lang w:eastAsia="zh"/>
          <w:woUserID w:val="2"/>
        </w:rPr>
        <w:t>菜品</w:t>
      </w:r>
      <w:r>
        <w:rPr>
          <w:rFonts w:hint="eastAsia" w:ascii="宋体" w:hAnsi="宋体" w:eastAsia="宋体" w:cs="Times New Roman"/>
          <w:szCs w:val="22"/>
          <w:lang w:eastAsia="zh"/>
        </w:rPr>
        <w:t>，实现添加新菜品、修改菜品、删除菜品</w:t>
      </w:r>
    </w:p>
    <w:p w14:paraId="22601F68">
      <w:pPr>
        <w:jc w:val="left"/>
        <w:rPr>
          <w:rFonts w:hint="eastAsia" w:ascii="宋体" w:hAnsi="宋体" w:eastAsia="宋体" w:cs="Times New Roman"/>
          <w:szCs w:val="22"/>
          <w:lang w:eastAsia="zh"/>
        </w:rPr>
      </w:pPr>
      <w:r>
        <w:rPr>
          <w:rFonts w:hint="eastAsia" w:ascii="宋体" w:hAnsi="宋体" w:eastAsia="宋体" w:cs="Times New Roman"/>
          <w:szCs w:val="22"/>
          <w:lang w:eastAsia="zh"/>
        </w:rPr>
        <w:t>顾客可以查看菜单</w:t>
      </w:r>
    </w:p>
    <w:p w14:paraId="5CA19133">
      <w:pPr>
        <w:ind w:left="360"/>
        <w:rPr>
          <w:rFonts w:hint="eastAsia" w:ascii="宋体" w:hAnsi="宋体" w:eastAsia="宋体" w:cs="Times New Roman"/>
          <w:b/>
          <w:bCs/>
          <w:szCs w:val="22"/>
        </w:rPr>
      </w:pPr>
      <w:r>
        <w:rPr>
          <w:rFonts w:hint="eastAsia" w:ascii="宋体" w:hAnsi="宋体" w:eastAsia="宋体" w:cs="Times New Roman"/>
          <w:b/>
          <w:bCs/>
          <w:szCs w:val="22"/>
        </w:rPr>
        <w:t>①</w:t>
      </w:r>
      <w:r>
        <w:rPr>
          <w:rFonts w:hint="eastAsia" w:ascii="宋体" w:hAnsi="宋体" w:eastAsia="宋体" w:cs="Times New Roman"/>
          <w:b/>
          <w:bCs/>
          <w:szCs w:val="22"/>
          <w:lang w:eastAsia="zh"/>
        </w:rPr>
        <w:t>上架菜品</w:t>
      </w:r>
    </w:p>
    <w:p w14:paraId="3D4C491D">
      <w:pPr>
        <w:ind w:left="360"/>
        <w:rPr>
          <w:rFonts w:hint="eastAsia" w:ascii="宋体" w:hAnsi="宋体" w:eastAsia="宋体" w:cs="Times New Roman"/>
          <w:szCs w:val="22"/>
          <w:woUserID w:val="2"/>
        </w:rPr>
      </w:pPr>
      <w:r>
        <w:rPr>
          <w:rFonts w:hint="eastAsia" w:ascii="宋体" w:hAnsi="宋体" w:eastAsia="宋体" w:cs="Times New Roman"/>
          <w:szCs w:val="22"/>
          <w:lang w:eastAsia="zh"/>
        </w:rPr>
        <w:t>商家</w:t>
      </w:r>
      <w:r>
        <w:rPr>
          <w:rFonts w:hint="eastAsia" w:ascii="宋体" w:hAnsi="宋体" w:eastAsia="宋体" w:cs="Times New Roman"/>
          <w:szCs w:val="22"/>
        </w:rPr>
        <w:t>可以根据需求发布</w:t>
      </w:r>
      <w:r>
        <w:rPr>
          <w:rFonts w:hint="eastAsia" w:ascii="宋体" w:hAnsi="宋体" w:eastAsia="宋体" w:cs="Times New Roman"/>
          <w:szCs w:val="22"/>
          <w:lang w:eastAsia="zh"/>
        </w:rPr>
        <w:t>菜品</w:t>
      </w:r>
      <w:r>
        <w:rPr>
          <w:rFonts w:hint="eastAsia" w:ascii="宋体" w:hAnsi="宋体" w:eastAsia="宋体" w:cs="Times New Roman"/>
          <w:szCs w:val="22"/>
        </w:rPr>
        <w:t>信息，该信息包括</w:t>
      </w:r>
      <w:r>
        <w:rPr>
          <w:rFonts w:hint="eastAsia" w:ascii="宋体" w:hAnsi="宋体" w:eastAsia="宋体" w:cs="Times New Roman"/>
          <w:szCs w:val="22"/>
          <w:lang w:eastAsia="zh"/>
        </w:rPr>
        <w:t>名称、简介、原料、价格、份量、口味</w:t>
      </w:r>
      <w:r>
        <w:rPr>
          <w:rFonts w:hint="eastAsia" w:ascii="宋体" w:hAnsi="宋体" w:eastAsia="宋体" w:cs="Times New Roman"/>
          <w:szCs w:val="22"/>
          <w:lang w:eastAsia="zh"/>
          <w:woUserID w:val="2"/>
        </w:rPr>
        <w:t>、分类</w:t>
      </w:r>
    </w:p>
    <w:p w14:paraId="329DB37B">
      <w:pPr>
        <w:ind w:left="360"/>
        <w:rPr>
          <w:rFonts w:hint="eastAsia" w:ascii="宋体" w:hAnsi="宋体" w:eastAsia="宋体" w:cs="Times New Roman"/>
          <w:b/>
          <w:bCs/>
          <w:szCs w:val="22"/>
        </w:rPr>
      </w:pPr>
      <w:r>
        <w:rPr>
          <w:rFonts w:hint="eastAsia" w:ascii="宋体" w:hAnsi="宋体" w:eastAsia="宋体" w:cs="Times New Roman"/>
          <w:b/>
          <w:bCs/>
          <w:szCs w:val="22"/>
        </w:rPr>
        <w:t>②</w:t>
      </w:r>
      <w:r>
        <w:rPr>
          <w:rFonts w:hint="eastAsia" w:ascii="宋体" w:hAnsi="宋体" w:eastAsia="宋体" w:cs="Times New Roman"/>
          <w:b/>
          <w:bCs/>
          <w:szCs w:val="22"/>
          <w:lang w:eastAsia="zh"/>
        </w:rPr>
        <w:t>修改菜品</w:t>
      </w:r>
    </w:p>
    <w:p w14:paraId="66FB3645">
      <w:pPr>
        <w:ind w:left="360"/>
        <w:rPr>
          <w:rFonts w:hint="eastAsia" w:ascii="宋体" w:hAnsi="宋体" w:eastAsia="宋体" w:cs="Times New Roman"/>
          <w:szCs w:val="22"/>
          <w:woUserID w:val="2"/>
        </w:rPr>
      </w:pPr>
      <w:r>
        <w:rPr>
          <w:rFonts w:hint="eastAsia" w:ascii="宋体" w:hAnsi="宋体" w:eastAsia="宋体" w:cs="Times New Roman"/>
          <w:szCs w:val="22"/>
          <w:lang w:eastAsia="zh"/>
        </w:rPr>
        <w:t>商家可以修改已发布的菜品信息，并设置菜品的售罄状态。菜品信息包括名称、简介、原料、价格、份量、口味</w:t>
      </w:r>
      <w:r>
        <w:rPr>
          <w:rFonts w:hint="eastAsia" w:ascii="宋体" w:hAnsi="宋体" w:eastAsia="宋体" w:cs="Times New Roman"/>
          <w:szCs w:val="22"/>
          <w:lang w:eastAsia="zh"/>
          <w:woUserID w:val="2"/>
        </w:rPr>
        <w:t>、分类</w:t>
      </w:r>
    </w:p>
    <w:p w14:paraId="4E5DE4EF">
      <w:pPr>
        <w:ind w:left="360"/>
        <w:rPr>
          <w:rFonts w:hint="eastAsia" w:ascii="宋体" w:hAnsi="宋体" w:eastAsia="宋体" w:cs="Times New Roman"/>
          <w:b/>
          <w:bCs/>
          <w:szCs w:val="22"/>
          <w:lang w:eastAsia="zh"/>
        </w:rPr>
      </w:pPr>
      <w:r>
        <w:rPr>
          <w:rFonts w:hint="eastAsia" w:ascii="宋体" w:hAnsi="宋体" w:eastAsia="宋体" w:cs="Times New Roman"/>
          <w:b/>
          <w:bCs/>
          <w:szCs w:val="22"/>
        </w:rPr>
        <w:t>③</w:t>
      </w:r>
      <w:r>
        <w:rPr>
          <w:rFonts w:hint="eastAsia" w:ascii="宋体" w:hAnsi="宋体" w:eastAsia="宋体" w:cs="Times New Roman"/>
          <w:b/>
          <w:bCs/>
          <w:szCs w:val="22"/>
          <w:lang w:eastAsia="zh"/>
        </w:rPr>
        <w:t>下架菜品</w:t>
      </w:r>
    </w:p>
    <w:p w14:paraId="032485EF">
      <w:pPr>
        <w:ind w:left="360"/>
        <w:rPr>
          <w:rFonts w:hint="eastAsia" w:ascii="宋体" w:hAnsi="宋体" w:eastAsia="宋体" w:cs="Times New Roman"/>
          <w:szCs w:val="22"/>
          <w:lang w:eastAsia="zh"/>
        </w:rPr>
      </w:pPr>
      <w:r>
        <w:rPr>
          <w:rFonts w:hint="eastAsia" w:ascii="宋体" w:hAnsi="宋体" w:eastAsia="宋体" w:cs="Times New Roman"/>
          <w:szCs w:val="22"/>
          <w:lang w:eastAsia="zh"/>
        </w:rPr>
        <w:t>商家可以对菜单中的菜品下架处理</w:t>
      </w:r>
    </w:p>
    <w:p w14:paraId="2B32E4E3">
      <w:pPr>
        <w:ind w:left="360"/>
        <w:rPr>
          <w:rFonts w:hint="eastAsia" w:ascii="宋体" w:hAnsi="宋体" w:eastAsia="宋体" w:cs="Times New Roman"/>
          <w:b/>
          <w:bCs/>
          <w:szCs w:val="22"/>
          <w:lang w:eastAsia="zh"/>
          <w:woUserID w:val="1"/>
        </w:rPr>
      </w:pPr>
      <w:r>
        <w:rPr>
          <w:rFonts w:hint="eastAsia" w:ascii="宋体" w:hAnsi="宋体" w:eastAsia="宋体" w:cs="Times New Roman"/>
          <w:b/>
          <w:bCs/>
          <w:szCs w:val="22"/>
        </w:rPr>
        <w:t>④</w:t>
      </w:r>
      <w:r>
        <w:rPr>
          <w:rFonts w:hint="eastAsia" w:ascii="宋体" w:hAnsi="宋体" w:eastAsia="宋体" w:cs="Times New Roman"/>
          <w:b/>
          <w:bCs/>
          <w:szCs w:val="22"/>
          <w:lang w:eastAsia="zh"/>
        </w:rPr>
        <w:t>查看菜</w:t>
      </w:r>
      <w:r>
        <w:rPr>
          <w:rFonts w:hint="eastAsia" w:ascii="宋体" w:hAnsi="宋体" w:eastAsia="宋体" w:cs="Times New Roman"/>
          <w:b/>
          <w:bCs/>
          <w:szCs w:val="22"/>
          <w:lang w:eastAsia="zh"/>
          <w:woUserID w:val="1"/>
        </w:rPr>
        <w:t>品</w:t>
      </w:r>
    </w:p>
    <w:p w14:paraId="5A83A1BF">
      <w:pPr>
        <w:ind w:left="360"/>
        <w:rPr>
          <w:rFonts w:hint="eastAsia" w:ascii="宋体" w:hAnsi="宋体" w:eastAsia="宋体" w:cs="Times New Roman"/>
          <w:szCs w:val="22"/>
          <w:lang w:eastAsia="zh"/>
          <w:woUserID w:val="2"/>
        </w:rPr>
      </w:pPr>
      <w:r>
        <w:rPr>
          <w:rFonts w:hint="eastAsia" w:ascii="宋体" w:hAnsi="宋体" w:eastAsia="宋体" w:cs="Times New Roman"/>
          <w:szCs w:val="22"/>
          <w:lang w:eastAsia="zh"/>
        </w:rPr>
        <w:t>顾客可以</w:t>
      </w:r>
      <w:r>
        <w:rPr>
          <w:rFonts w:hint="eastAsia" w:ascii="宋体" w:hAnsi="宋体" w:eastAsia="宋体" w:cs="Times New Roman"/>
          <w:szCs w:val="22"/>
          <w:lang w:eastAsia="zh"/>
          <w:woUserID w:val="2"/>
        </w:rPr>
        <w:t>点击菜品，进入菜品详情页面，查看菜品信息</w:t>
      </w:r>
    </w:p>
    <w:p w14:paraId="06E0FF98">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.1.3</w:t>
      </w:r>
      <w:r>
        <w:rPr>
          <w:rFonts w:hint="eastAsia" w:ascii="宋体" w:hAnsi="宋体" w:eastAsia="宋体" w:cs="Times New Roman"/>
          <w:b/>
          <w:bCs/>
          <w:szCs w:val="21"/>
          <w:lang w:eastAsia="zh"/>
        </w:rPr>
        <w:t>订单管理</w:t>
      </w:r>
      <w:r>
        <w:rPr>
          <w:rFonts w:hint="eastAsia" w:ascii="宋体" w:hAnsi="宋体" w:eastAsia="宋体" w:cs="Times New Roman"/>
          <w:b/>
          <w:bCs/>
          <w:szCs w:val="21"/>
        </w:rPr>
        <w:t>模块</w:t>
      </w:r>
    </w:p>
    <w:p w14:paraId="00BA3095">
      <w:pPr>
        <w:ind w:left="360" w:firstLine="420" w:firstLineChars="200"/>
        <w:rPr>
          <w:rFonts w:hint="eastAsia" w:ascii="宋体" w:hAnsi="宋体" w:eastAsia="宋体" w:cs="宋体"/>
          <w:sz w:val="24"/>
          <w:lang w:eastAsia="zh"/>
        </w:rPr>
      </w:pPr>
      <w:r>
        <w:rPr>
          <w:rFonts w:hint="eastAsia" w:ascii="宋体" w:hAnsi="宋体" w:eastAsia="宋体" w:cs="Times New Roman"/>
          <w:szCs w:val="22"/>
        </w:rPr>
        <w:t>该模块用于</w:t>
      </w:r>
      <w:r>
        <w:rPr>
          <w:rFonts w:hint="eastAsia" w:ascii="宋体" w:hAnsi="宋体" w:eastAsia="宋体" w:cs="Times New Roman"/>
          <w:szCs w:val="22"/>
          <w:lang w:eastAsia="zh"/>
        </w:rPr>
        <w:t>顾客</w:t>
      </w:r>
      <w:r>
        <w:rPr>
          <w:rFonts w:hint="eastAsia" w:ascii="宋体" w:hAnsi="宋体" w:eastAsia="宋体" w:cs="Times New Roman"/>
          <w:szCs w:val="22"/>
        </w:rPr>
        <w:t>完成菜品订购</w:t>
      </w:r>
      <w:r>
        <w:rPr>
          <w:rFonts w:hint="eastAsia" w:ascii="宋体" w:hAnsi="宋体" w:eastAsia="宋体" w:cs="Times New Roman"/>
          <w:szCs w:val="22"/>
          <w:lang w:eastAsia="zh"/>
        </w:rPr>
        <w:t>以及商家查看订单</w:t>
      </w:r>
    </w:p>
    <w:p w14:paraId="01E666C0">
      <w:pPr>
        <w:ind w:firstLine="420" w:firstLineChars="200"/>
        <w:rPr>
          <w:rFonts w:hint="eastAsia" w:ascii="宋体" w:hAnsi="宋体" w:eastAsia="宋体" w:cs="Times New Roman"/>
          <w:b/>
          <w:bCs/>
          <w:szCs w:val="22"/>
          <w:lang w:eastAsia="zh"/>
        </w:rPr>
      </w:pPr>
      <w:r>
        <w:rPr>
          <w:rFonts w:hint="eastAsia" w:ascii="宋体" w:hAnsi="宋体" w:eastAsia="宋体" w:cs="Times New Roman"/>
          <w:b/>
          <w:bCs/>
          <w:szCs w:val="22"/>
        </w:rPr>
        <w:t>①</w:t>
      </w:r>
      <w:r>
        <w:rPr>
          <w:rFonts w:hint="eastAsia" w:ascii="宋体" w:hAnsi="宋体" w:eastAsia="宋体" w:cs="Times New Roman"/>
          <w:b/>
          <w:bCs/>
          <w:szCs w:val="22"/>
          <w:lang w:eastAsia="zh"/>
        </w:rPr>
        <w:t>添加菜品至</w:t>
      </w:r>
      <w:commentRangeStart w:id="4"/>
      <w:commentRangeStart w:id="5"/>
      <w:r>
        <w:rPr>
          <w:rFonts w:hint="eastAsia" w:ascii="宋体" w:hAnsi="宋体" w:eastAsia="宋体" w:cs="Times New Roman"/>
          <w:b/>
          <w:bCs/>
          <w:szCs w:val="22"/>
          <w:lang w:eastAsia="zh"/>
        </w:rPr>
        <w:t>购物车</w:t>
      </w:r>
      <w:commentRangeEnd w:id="4"/>
      <w:r>
        <w:rPr>
          <w:rStyle w:val="10"/>
        </w:rPr>
        <w:commentReference w:id="4"/>
      </w:r>
      <w:commentRangeEnd w:id="5"/>
      <w:r>
        <w:rPr>
          <w:woUserID w:val="2"/>
        </w:rPr>
        <w:commentReference w:id="5"/>
      </w:r>
    </w:p>
    <w:p w14:paraId="7F008414">
      <w:pPr>
        <w:ind w:left="360"/>
        <w:rPr>
          <w:rFonts w:hint="eastAsia" w:ascii="宋体" w:hAnsi="宋体" w:eastAsia="宋体" w:cs="Times New Roman"/>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可以按照</w:t>
      </w:r>
      <w:r>
        <w:rPr>
          <w:rFonts w:hint="eastAsia" w:ascii="宋体" w:hAnsi="宋体" w:eastAsia="宋体" w:cs="Times New Roman"/>
          <w:szCs w:val="22"/>
          <w:lang w:eastAsia="zh"/>
        </w:rPr>
        <w:t>菜单提交菜品</w:t>
      </w:r>
      <w:r>
        <w:rPr>
          <w:rFonts w:hint="eastAsia" w:ascii="宋体" w:hAnsi="宋体" w:eastAsia="宋体" w:cs="Times New Roman"/>
          <w:szCs w:val="22"/>
        </w:rPr>
        <w:t>信息，包括</w:t>
      </w:r>
      <w:r>
        <w:rPr>
          <w:rFonts w:hint="eastAsia" w:ascii="宋体" w:hAnsi="宋体" w:eastAsia="宋体" w:cs="Times New Roman"/>
          <w:szCs w:val="22"/>
          <w:lang w:eastAsia="zh"/>
        </w:rPr>
        <w:t>菜品数量，份量和口味偏好</w:t>
      </w:r>
    </w:p>
    <w:p w14:paraId="51D7DEAC">
      <w:pPr>
        <w:ind w:left="360"/>
        <w:rPr>
          <w:rFonts w:hint="eastAsia" w:ascii="宋体" w:hAnsi="宋体" w:eastAsia="宋体" w:cs="Times New Roman"/>
          <w:b/>
          <w:bCs/>
          <w:szCs w:val="22"/>
          <w:lang w:eastAsia="zh"/>
        </w:rPr>
      </w:pPr>
      <w:r>
        <w:rPr>
          <w:rFonts w:hint="eastAsia" w:ascii="宋体" w:hAnsi="宋体" w:eastAsia="宋体" w:cs="Times New Roman"/>
          <w:b/>
          <w:bCs/>
          <w:szCs w:val="22"/>
        </w:rPr>
        <w:t>②</w:t>
      </w:r>
      <w:r>
        <w:rPr>
          <w:rFonts w:hint="eastAsia" w:ascii="宋体" w:hAnsi="宋体" w:eastAsia="宋体" w:cs="Times New Roman"/>
          <w:b/>
          <w:bCs/>
          <w:szCs w:val="22"/>
          <w:lang w:eastAsia="zh"/>
        </w:rPr>
        <w:t>移除购物车菜品</w:t>
      </w:r>
    </w:p>
    <w:p w14:paraId="61865143">
      <w:pPr>
        <w:ind w:left="360"/>
        <w:rPr>
          <w:del w:id="2" w:author="毛毛妈" w:date="2025-10-25T16:21:00Z"/>
          <w:rFonts w:hint="eastAsia" w:ascii="宋体" w:hAnsi="宋体" w:eastAsia="宋体" w:cs="Times New Roman"/>
          <w:szCs w:val="22"/>
          <w:lang w:eastAsia="zh"/>
        </w:rPr>
      </w:pPr>
      <w:r>
        <w:rPr>
          <w:rFonts w:hint="eastAsia" w:ascii="宋体" w:hAnsi="宋体" w:eastAsia="宋体" w:cs="Times New Roman"/>
          <w:szCs w:val="22"/>
          <w:lang w:eastAsia="zh"/>
        </w:rPr>
        <w:t>顾客可以将购物车中菜品移除</w:t>
      </w:r>
    </w:p>
    <w:p w14:paraId="78E85CF1">
      <w:pPr>
        <w:ind w:left="360"/>
        <w:rPr>
          <w:rFonts w:hint="eastAsia" w:ascii="宋体" w:hAnsi="宋体" w:eastAsia="宋体" w:cs="Times New Roman"/>
          <w:szCs w:val="22"/>
          <w:lang w:eastAsia="zh"/>
        </w:rPr>
      </w:pPr>
    </w:p>
    <w:p w14:paraId="05426F15">
      <w:pPr>
        <w:ind w:left="360"/>
        <w:rPr>
          <w:rFonts w:hint="eastAsia" w:ascii="宋体" w:hAnsi="宋体" w:eastAsia="宋体" w:cs="Times New Roman"/>
          <w:b/>
          <w:bCs/>
          <w:szCs w:val="22"/>
          <w:lang w:eastAsia="zh"/>
        </w:rPr>
      </w:pPr>
      <w:r>
        <w:rPr>
          <w:rFonts w:hint="eastAsia" w:ascii="宋体" w:hAnsi="宋体" w:eastAsia="宋体" w:cs="Times New Roman"/>
          <w:b/>
          <w:bCs/>
          <w:szCs w:val="22"/>
        </w:rPr>
        <w:t>③</w:t>
      </w:r>
      <w:r>
        <w:rPr>
          <w:rFonts w:hint="eastAsia" w:ascii="宋体" w:hAnsi="宋体" w:eastAsia="宋体" w:cs="Times New Roman"/>
          <w:b/>
          <w:bCs/>
          <w:szCs w:val="22"/>
          <w:lang w:eastAsia="zh"/>
        </w:rPr>
        <w:t>查看购物车</w:t>
      </w:r>
    </w:p>
    <w:p w14:paraId="60AC30E6">
      <w:pPr>
        <w:ind w:left="360"/>
        <w:rPr>
          <w:rFonts w:hint="eastAsia" w:ascii="宋体" w:hAnsi="宋体" w:eastAsia="宋体" w:cs="Times New Roman"/>
          <w:b/>
          <w:bCs/>
          <w:szCs w:val="22"/>
          <w:lang w:eastAsia="zh"/>
        </w:rPr>
      </w:pPr>
      <w:r>
        <w:rPr>
          <w:rFonts w:hint="eastAsia" w:ascii="宋体" w:hAnsi="宋体" w:eastAsia="宋体" w:cs="Times New Roman"/>
          <w:szCs w:val="22"/>
          <w:lang w:eastAsia="zh"/>
        </w:rPr>
        <w:t>顾客完成菜品选择后，确</w:t>
      </w:r>
      <w:r>
        <w:rPr>
          <w:rFonts w:hint="eastAsia" w:ascii="宋体" w:hAnsi="宋体" w:eastAsia="宋体" w:cs="宋体"/>
          <w:szCs w:val="21"/>
          <w:shd w:val="clear" w:color="auto" w:fill="FFFFFF"/>
        </w:rPr>
        <w:t>认购物车中菜品</w:t>
      </w:r>
      <w:r>
        <w:rPr>
          <w:rFonts w:hint="eastAsia" w:ascii="宋体" w:hAnsi="宋体" w:eastAsia="宋体" w:cs="宋体"/>
          <w:szCs w:val="21"/>
          <w:shd w:val="clear" w:color="auto" w:fill="FFFFFF"/>
          <w:lang w:eastAsia="zh"/>
        </w:rPr>
        <w:t>详情</w:t>
      </w:r>
      <w:r>
        <w:rPr>
          <w:rFonts w:hint="eastAsia" w:ascii="宋体" w:hAnsi="宋体" w:eastAsia="宋体" w:cs="宋体"/>
          <w:szCs w:val="21"/>
          <w:shd w:val="clear" w:color="auto" w:fill="FFFFFF"/>
        </w:rPr>
        <w:t>及总价无误</w:t>
      </w:r>
    </w:p>
    <w:p w14:paraId="48DCD134">
      <w:pPr>
        <w:ind w:left="360"/>
        <w:rPr>
          <w:rFonts w:hint="eastAsia" w:ascii="宋体" w:hAnsi="宋体" w:eastAsia="宋体" w:cs="Times New Roman"/>
          <w:b/>
          <w:bCs/>
          <w:szCs w:val="22"/>
          <w:lang w:eastAsia="zh"/>
        </w:rPr>
      </w:pPr>
      <w:r>
        <w:rPr>
          <w:rFonts w:hint="eastAsia" w:ascii="宋体" w:hAnsi="宋体" w:eastAsia="宋体" w:cs="Times New Roman"/>
          <w:b/>
          <w:bCs/>
          <w:szCs w:val="22"/>
        </w:rPr>
        <w:t>④</w:t>
      </w:r>
      <w:r>
        <w:rPr>
          <w:rFonts w:hint="eastAsia" w:ascii="宋体" w:hAnsi="宋体" w:eastAsia="宋体" w:cs="Times New Roman"/>
          <w:b/>
          <w:bCs/>
          <w:szCs w:val="22"/>
          <w:lang w:eastAsia="zh"/>
        </w:rPr>
        <w:t>提交订单</w:t>
      </w:r>
    </w:p>
    <w:p w14:paraId="5A529613">
      <w:pPr>
        <w:ind w:left="360"/>
        <w:rPr>
          <w:rFonts w:hint="eastAsia" w:ascii="宋体" w:hAnsi="宋体" w:eastAsia="宋体" w:cs="宋体"/>
          <w:szCs w:val="21"/>
          <w:shd w:val="clear" w:color="auto" w:fill="FFFFFF"/>
        </w:rPr>
      </w:pPr>
      <w:r>
        <w:rPr>
          <w:rFonts w:hint="eastAsia" w:ascii="宋体" w:hAnsi="宋体" w:eastAsia="宋体" w:cs="宋体"/>
          <w:szCs w:val="21"/>
          <w:shd w:val="clear" w:color="auto" w:fill="FFFFFF"/>
        </w:rPr>
        <w:t>顾客若有特殊要求可添加订单备注，随后提交订单并完成结账</w:t>
      </w:r>
    </w:p>
    <w:p w14:paraId="2D543D1B">
      <w:pPr>
        <w:ind w:left="360"/>
        <w:rPr>
          <w:rFonts w:hint="eastAsia" w:ascii="宋体" w:hAnsi="宋体" w:eastAsia="宋体" w:cs="Times New Roman"/>
          <w:b/>
          <w:bCs/>
          <w:szCs w:val="22"/>
          <w:lang w:eastAsia="zh"/>
        </w:rPr>
      </w:pPr>
      <w:r>
        <w:rPr>
          <w:rFonts w:hint="eastAsia" w:ascii="宋体" w:hAnsi="宋体" w:eastAsia="宋体" w:cs="Times New Roman"/>
          <w:b/>
          <w:bCs/>
          <w:szCs w:val="22"/>
          <w:lang w:eastAsia="zh"/>
        </w:rPr>
        <w:t>⑤</w:t>
      </w:r>
      <w:r>
        <w:rPr>
          <w:rFonts w:hint="eastAsia" w:ascii="宋体" w:hAnsi="宋体" w:eastAsia="宋体" w:cs="Times New Roman"/>
          <w:b/>
          <w:bCs/>
          <w:szCs w:val="22"/>
        </w:rPr>
        <w:t>查看</w:t>
      </w:r>
      <w:del w:id="3" w:author="毛毛妈" w:date="2025-10-25T16:21:00Z">
        <w:r>
          <w:rPr>
            <w:rFonts w:hint="eastAsia" w:ascii="宋体" w:hAnsi="宋体" w:eastAsia="宋体" w:cs="Times New Roman"/>
            <w:b/>
            <w:bCs/>
            <w:szCs w:val="22"/>
            <w:lang w:eastAsia="zh"/>
          </w:rPr>
          <w:delText>历史</w:delText>
        </w:r>
      </w:del>
      <w:r>
        <w:rPr>
          <w:rFonts w:hint="eastAsia" w:ascii="宋体" w:hAnsi="宋体" w:eastAsia="宋体" w:cs="Times New Roman"/>
          <w:b/>
          <w:bCs/>
          <w:szCs w:val="22"/>
          <w:lang w:eastAsia="zh"/>
        </w:rPr>
        <w:t>订单</w:t>
      </w:r>
    </w:p>
    <w:p w14:paraId="13B9055C">
      <w:pPr>
        <w:ind w:left="360"/>
        <w:rPr>
          <w:rFonts w:hint="eastAsia" w:ascii="宋体" w:hAnsi="宋体" w:eastAsia="宋体" w:cs="Times New Roman"/>
          <w:szCs w:val="22"/>
          <w:lang w:eastAsia="zh"/>
        </w:rPr>
      </w:pPr>
      <w:r>
        <w:rPr>
          <w:rFonts w:hint="eastAsia" w:ascii="宋体" w:hAnsi="宋体" w:eastAsia="宋体" w:cs="Times New Roman"/>
          <w:szCs w:val="22"/>
          <w:lang w:eastAsia="zh"/>
        </w:rPr>
        <w:t>顾客和商家都</w:t>
      </w:r>
      <w:r>
        <w:rPr>
          <w:rFonts w:hint="eastAsia" w:ascii="宋体" w:hAnsi="宋体" w:eastAsia="宋体" w:cs="Times New Roman"/>
          <w:szCs w:val="22"/>
        </w:rPr>
        <w:t>可以查看</w:t>
      </w:r>
      <w:del w:id="4" w:author="毛毛妈" w:date="2025-10-25T16:21:00Z">
        <w:r>
          <w:rPr>
            <w:rFonts w:hint="eastAsia" w:ascii="宋体" w:hAnsi="宋体" w:eastAsia="宋体" w:cs="Times New Roman"/>
            <w:szCs w:val="22"/>
            <w:lang w:eastAsia="zh"/>
          </w:rPr>
          <w:delText>历史</w:delText>
        </w:r>
      </w:del>
      <w:r>
        <w:rPr>
          <w:rFonts w:hint="eastAsia" w:ascii="宋体" w:hAnsi="宋体" w:eastAsia="宋体" w:cs="Times New Roman"/>
          <w:szCs w:val="22"/>
          <w:lang w:eastAsia="zh"/>
        </w:rPr>
        <w:t>订单</w:t>
      </w:r>
    </w:p>
    <w:p w14:paraId="3C0F5803">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.1.</w:t>
      </w:r>
      <w:r>
        <w:rPr>
          <w:rFonts w:hint="eastAsia" w:ascii="宋体" w:hAnsi="宋体" w:eastAsia="宋体" w:cs="Times New Roman"/>
          <w:b/>
          <w:bCs/>
          <w:szCs w:val="21"/>
          <w:lang w:eastAsia="zh"/>
          <w:woUserID w:val="1"/>
        </w:rPr>
        <w:t>4</w:t>
      </w:r>
      <w:r>
        <w:rPr>
          <w:rFonts w:hint="eastAsia" w:ascii="宋体" w:hAnsi="宋体" w:eastAsia="宋体" w:cs="Times New Roman"/>
          <w:b/>
          <w:bCs/>
          <w:szCs w:val="21"/>
        </w:rPr>
        <w:t>收藏管理模块</w:t>
      </w:r>
    </w:p>
    <w:p w14:paraId="33B050C5">
      <w:pPr>
        <w:ind w:left="360" w:firstLine="420" w:firstLineChars="200"/>
        <w:rPr>
          <w:rFonts w:hint="eastAsia" w:ascii="宋体" w:hAnsi="宋体" w:eastAsia="宋体" w:cs="Times New Roman"/>
          <w:szCs w:val="22"/>
        </w:rPr>
      </w:pPr>
      <w:r>
        <w:rPr>
          <w:rFonts w:hint="eastAsia" w:ascii="宋体" w:hAnsi="宋体" w:eastAsia="宋体" w:cs="Times New Roman"/>
          <w:szCs w:val="22"/>
        </w:rPr>
        <w:t>该模块实现</w:t>
      </w:r>
      <w:r>
        <w:rPr>
          <w:rFonts w:hint="eastAsia" w:ascii="宋体" w:hAnsi="宋体" w:eastAsia="宋体" w:cs="Times New Roman"/>
          <w:szCs w:val="22"/>
          <w:lang w:eastAsia="zh"/>
        </w:rPr>
        <w:t>顾客</w:t>
      </w:r>
      <w:r>
        <w:rPr>
          <w:rFonts w:hint="eastAsia" w:ascii="宋体" w:hAnsi="宋体" w:eastAsia="宋体" w:cs="Times New Roman"/>
          <w:szCs w:val="22"/>
        </w:rPr>
        <w:t>对</w:t>
      </w:r>
      <w:r>
        <w:rPr>
          <w:rFonts w:hint="eastAsia" w:ascii="宋体" w:hAnsi="宋体" w:eastAsia="宋体" w:cs="Times New Roman"/>
          <w:szCs w:val="22"/>
          <w:lang w:eastAsia="zh"/>
        </w:rPr>
        <w:t>菜品</w:t>
      </w:r>
      <w:r>
        <w:rPr>
          <w:rFonts w:hint="eastAsia" w:ascii="宋体" w:hAnsi="宋体" w:eastAsia="宋体" w:cs="Times New Roman"/>
          <w:szCs w:val="22"/>
        </w:rPr>
        <w:t>的收藏和取消收藏的操作</w:t>
      </w:r>
    </w:p>
    <w:p w14:paraId="0E175BB4">
      <w:pPr>
        <w:ind w:left="360"/>
        <w:rPr>
          <w:rFonts w:hint="eastAsia" w:ascii="宋体" w:hAnsi="宋体" w:eastAsia="宋体" w:cs="Times New Roman"/>
          <w:b/>
          <w:bCs/>
          <w:szCs w:val="22"/>
          <w:lang w:eastAsia="zh"/>
        </w:rPr>
      </w:pPr>
      <w:r>
        <w:rPr>
          <w:rFonts w:hint="eastAsia" w:ascii="宋体" w:hAnsi="宋体" w:eastAsia="宋体" w:cs="Times New Roman"/>
          <w:b/>
          <w:bCs/>
          <w:szCs w:val="22"/>
        </w:rPr>
        <w:t>①收藏</w:t>
      </w:r>
      <w:r>
        <w:rPr>
          <w:rFonts w:hint="eastAsia" w:ascii="宋体" w:hAnsi="宋体" w:eastAsia="宋体" w:cs="Times New Roman"/>
          <w:b/>
          <w:bCs/>
          <w:szCs w:val="22"/>
          <w:lang w:eastAsia="zh"/>
        </w:rPr>
        <w:t>菜品</w:t>
      </w:r>
    </w:p>
    <w:p w14:paraId="3125BC78">
      <w:pPr>
        <w:ind w:left="360"/>
        <w:rPr>
          <w:rFonts w:hint="eastAsia" w:ascii="宋体" w:hAnsi="宋体" w:eastAsia="宋体" w:cs="Times New Roman"/>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可以收藏感兴趣的</w:t>
      </w:r>
      <w:r>
        <w:rPr>
          <w:rFonts w:hint="eastAsia" w:ascii="宋体" w:hAnsi="宋体" w:eastAsia="宋体" w:cs="Times New Roman"/>
          <w:szCs w:val="22"/>
          <w:lang w:eastAsia="zh"/>
        </w:rPr>
        <w:t>菜品</w:t>
      </w:r>
    </w:p>
    <w:p w14:paraId="0FBC044A">
      <w:pPr>
        <w:ind w:left="360"/>
        <w:rPr>
          <w:rFonts w:hint="eastAsia" w:ascii="宋体" w:hAnsi="宋体" w:eastAsia="宋体" w:cs="Times New Roman"/>
          <w:b/>
          <w:bCs/>
          <w:szCs w:val="22"/>
          <w:lang w:eastAsia="zh"/>
        </w:rPr>
      </w:pPr>
      <w:r>
        <w:rPr>
          <w:rFonts w:hint="eastAsia" w:ascii="宋体" w:hAnsi="宋体" w:eastAsia="宋体" w:cs="Times New Roman"/>
          <w:b/>
          <w:bCs/>
          <w:szCs w:val="22"/>
        </w:rPr>
        <w:t>②取消收藏</w:t>
      </w:r>
      <w:r>
        <w:rPr>
          <w:rFonts w:hint="eastAsia" w:ascii="宋体" w:hAnsi="宋体" w:eastAsia="宋体" w:cs="Times New Roman"/>
          <w:b/>
          <w:bCs/>
          <w:szCs w:val="22"/>
          <w:lang w:eastAsia="zh"/>
        </w:rPr>
        <w:t>菜品</w:t>
      </w:r>
    </w:p>
    <w:p w14:paraId="3AFD434E">
      <w:pPr>
        <w:ind w:left="360"/>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可以取消已收藏的</w:t>
      </w:r>
      <w:r>
        <w:rPr>
          <w:rFonts w:hint="eastAsia" w:ascii="宋体" w:hAnsi="宋体" w:eastAsia="宋体" w:cs="Times New Roman"/>
          <w:szCs w:val="22"/>
          <w:lang w:eastAsia="zh"/>
        </w:rPr>
        <w:t>菜品</w:t>
      </w:r>
      <w:r>
        <w:rPr>
          <w:rFonts w:hint="eastAsia" w:ascii="宋体" w:hAnsi="宋体" w:eastAsia="宋体" w:cs="Times New Roman"/>
          <w:szCs w:val="22"/>
        </w:rPr>
        <w:t>，注意：</w:t>
      </w:r>
      <w:r>
        <w:rPr>
          <w:rFonts w:hint="eastAsia" w:ascii="宋体" w:hAnsi="宋体" w:eastAsia="宋体" w:cs="Times New Roman"/>
          <w:szCs w:val="22"/>
          <w:lang w:eastAsia="zh"/>
        </w:rPr>
        <w:t>菜品</w:t>
      </w:r>
      <w:r>
        <w:rPr>
          <w:rFonts w:hint="eastAsia" w:ascii="宋体" w:hAnsi="宋体" w:eastAsia="宋体" w:cs="Times New Roman"/>
          <w:szCs w:val="22"/>
        </w:rPr>
        <w:t>删除后，收藏的</w:t>
      </w:r>
      <w:r>
        <w:rPr>
          <w:rFonts w:hint="eastAsia" w:ascii="宋体" w:hAnsi="宋体" w:eastAsia="宋体" w:cs="Times New Roman"/>
          <w:szCs w:val="22"/>
          <w:lang w:eastAsia="zh"/>
        </w:rPr>
        <w:t>菜品</w:t>
      </w:r>
      <w:r>
        <w:rPr>
          <w:rFonts w:hint="eastAsia" w:ascii="宋体" w:hAnsi="宋体" w:eastAsia="宋体" w:cs="Times New Roman"/>
          <w:szCs w:val="22"/>
        </w:rPr>
        <w:t>自动取消</w:t>
      </w:r>
    </w:p>
    <w:p w14:paraId="210BD88F">
      <w:pPr>
        <w:ind w:left="360"/>
        <w:rPr>
          <w:rFonts w:hint="eastAsia" w:ascii="宋体" w:hAnsi="宋体" w:eastAsia="宋体" w:cs="Times New Roman"/>
          <w:b/>
          <w:bCs/>
          <w:szCs w:val="22"/>
          <w:lang w:eastAsia="zh"/>
        </w:rPr>
      </w:pPr>
      <w:r>
        <w:rPr>
          <w:rFonts w:hint="eastAsia" w:ascii="宋体" w:hAnsi="宋体" w:eastAsia="宋体" w:cs="Times New Roman"/>
          <w:b/>
          <w:bCs/>
          <w:szCs w:val="22"/>
        </w:rPr>
        <w:t>③查看收藏的</w:t>
      </w:r>
      <w:r>
        <w:rPr>
          <w:rFonts w:hint="eastAsia" w:ascii="宋体" w:hAnsi="宋体" w:eastAsia="宋体" w:cs="Times New Roman"/>
          <w:b/>
          <w:bCs/>
          <w:szCs w:val="22"/>
          <w:lang w:eastAsia="zh"/>
        </w:rPr>
        <w:t>菜品</w:t>
      </w:r>
    </w:p>
    <w:p w14:paraId="5E7FBBE4">
      <w:pPr>
        <w:ind w:left="360"/>
        <w:rPr>
          <w:rFonts w:hint="eastAsia" w:ascii="宋体" w:hAnsi="宋体" w:eastAsia="宋体" w:cs="Times New Roman"/>
          <w:b/>
          <w:bCs/>
          <w:szCs w:val="22"/>
          <w:lang w:eastAsia="zh"/>
        </w:rPr>
      </w:pPr>
      <w:r>
        <w:rPr>
          <w:rFonts w:hint="eastAsia" w:ascii="宋体" w:hAnsi="宋体" w:eastAsia="宋体" w:cs="Times New Roman"/>
          <w:szCs w:val="22"/>
          <w:lang w:eastAsia="zh"/>
        </w:rPr>
        <w:t>顾客</w:t>
      </w:r>
      <w:r>
        <w:rPr>
          <w:rFonts w:hint="eastAsia" w:ascii="宋体" w:hAnsi="宋体" w:eastAsia="宋体" w:cs="Times New Roman"/>
          <w:szCs w:val="22"/>
        </w:rPr>
        <w:t>可以查看所有已收藏的</w:t>
      </w:r>
      <w:r>
        <w:rPr>
          <w:rFonts w:hint="eastAsia" w:ascii="宋体" w:hAnsi="宋体" w:eastAsia="宋体" w:cs="Times New Roman"/>
          <w:szCs w:val="22"/>
          <w:lang w:eastAsia="zh"/>
        </w:rPr>
        <w:t>菜品</w:t>
      </w:r>
    </w:p>
    <w:p w14:paraId="655800C7">
      <w:pPr>
        <w:ind w:left="360"/>
        <w:rPr>
          <w:rFonts w:hint="eastAsia" w:ascii="宋体" w:hAnsi="宋体" w:eastAsia="宋体" w:cs="Times New Roman"/>
          <w:szCs w:val="22"/>
        </w:rPr>
      </w:pPr>
    </w:p>
    <w:p w14:paraId="7C22C228">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.1.</w:t>
      </w:r>
      <w:r>
        <w:rPr>
          <w:rFonts w:hint="eastAsia" w:ascii="宋体" w:hAnsi="宋体" w:eastAsia="宋体" w:cs="Times New Roman"/>
          <w:b/>
          <w:bCs/>
          <w:szCs w:val="21"/>
          <w:lang w:eastAsia="zh"/>
          <w:woUserID w:val="1"/>
        </w:rPr>
        <w:t>5</w:t>
      </w:r>
      <w:r>
        <w:rPr>
          <w:rFonts w:hint="eastAsia" w:ascii="宋体" w:hAnsi="宋体" w:eastAsia="宋体" w:cs="Times New Roman"/>
          <w:b/>
          <w:bCs/>
          <w:szCs w:val="21"/>
        </w:rPr>
        <w:t>评论管理模块</w:t>
      </w:r>
    </w:p>
    <w:p w14:paraId="5C7F8000">
      <w:pPr>
        <w:ind w:left="360" w:firstLine="420" w:firstLineChars="200"/>
        <w:rPr>
          <w:rFonts w:hint="eastAsia" w:ascii="宋体" w:hAnsi="宋体" w:eastAsia="宋体" w:cs="Times New Roman"/>
          <w:szCs w:val="22"/>
        </w:rPr>
      </w:pPr>
      <w:r>
        <w:rPr>
          <w:rFonts w:hint="eastAsia" w:ascii="宋体" w:hAnsi="宋体" w:eastAsia="宋体" w:cs="Times New Roman"/>
          <w:szCs w:val="22"/>
        </w:rPr>
        <w:t>该模块实现对评论信息的发布、删除、查看操作，评论是针对</w:t>
      </w:r>
      <w:r>
        <w:rPr>
          <w:rFonts w:hint="eastAsia" w:ascii="宋体" w:hAnsi="宋体" w:eastAsia="宋体" w:cs="Times New Roman"/>
          <w:szCs w:val="22"/>
          <w:lang w:eastAsia="zh"/>
        </w:rPr>
        <w:t>菜品</w:t>
      </w:r>
      <w:r>
        <w:rPr>
          <w:rFonts w:hint="eastAsia" w:ascii="宋体" w:hAnsi="宋体" w:eastAsia="宋体" w:cs="Times New Roman"/>
          <w:szCs w:val="22"/>
        </w:rPr>
        <w:t>进行的</w:t>
      </w:r>
      <w:r>
        <w:rPr>
          <w:rFonts w:ascii="宋体" w:hAnsi="宋体" w:eastAsia="宋体" w:cs="Times New Roman"/>
          <w:szCs w:val="22"/>
        </w:rPr>
        <w:tab/>
      </w:r>
    </w:p>
    <w:p w14:paraId="225E696D">
      <w:pPr>
        <w:ind w:left="360"/>
        <w:rPr>
          <w:rFonts w:hint="eastAsia" w:ascii="宋体" w:hAnsi="宋体" w:eastAsia="宋体" w:cs="Times New Roman"/>
          <w:b/>
          <w:bCs/>
          <w:szCs w:val="22"/>
        </w:rPr>
      </w:pPr>
      <w:r>
        <w:rPr>
          <w:rFonts w:hint="eastAsia" w:ascii="宋体" w:hAnsi="宋体" w:eastAsia="宋体" w:cs="Times New Roman"/>
          <w:b/>
          <w:bCs/>
          <w:szCs w:val="22"/>
        </w:rPr>
        <w:t>①发表评论</w:t>
      </w:r>
    </w:p>
    <w:p w14:paraId="1AFF43E1">
      <w:pPr>
        <w:ind w:left="360"/>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可以</w:t>
      </w:r>
      <w:r>
        <w:rPr>
          <w:rFonts w:hint="eastAsia" w:ascii="宋体" w:hAnsi="宋体" w:eastAsia="宋体" w:cs="Times New Roman"/>
          <w:szCs w:val="22"/>
          <w:lang w:eastAsia="zh"/>
        </w:rPr>
        <w:t>在订单完成后对已购买菜品</w:t>
      </w:r>
      <w:r>
        <w:rPr>
          <w:rFonts w:hint="eastAsia" w:ascii="宋体" w:hAnsi="宋体" w:eastAsia="宋体" w:cs="Times New Roman"/>
          <w:szCs w:val="22"/>
        </w:rPr>
        <w:t>进行评论</w:t>
      </w:r>
    </w:p>
    <w:p w14:paraId="4DDBDAF1">
      <w:pPr>
        <w:ind w:left="360"/>
        <w:rPr>
          <w:rFonts w:hint="eastAsia" w:ascii="宋体" w:hAnsi="宋体" w:eastAsia="宋体" w:cs="Times New Roman"/>
          <w:b/>
          <w:bCs/>
          <w:szCs w:val="22"/>
        </w:rPr>
      </w:pPr>
      <w:r>
        <w:rPr>
          <w:rFonts w:hint="eastAsia" w:ascii="宋体" w:hAnsi="宋体" w:eastAsia="宋体" w:cs="Times New Roman"/>
          <w:b/>
          <w:bCs/>
          <w:szCs w:val="22"/>
        </w:rPr>
        <w:t>②删除评论</w:t>
      </w:r>
    </w:p>
    <w:p w14:paraId="066B1EFB">
      <w:pPr>
        <w:ind w:left="360"/>
        <w:rPr>
          <w:rFonts w:hint="eastAsia" w:ascii="宋体" w:hAnsi="宋体" w:eastAsia="宋体" w:cs="Times New Roman"/>
          <w:szCs w:val="22"/>
        </w:rPr>
      </w:pPr>
      <w:r>
        <w:rPr>
          <w:rFonts w:hint="eastAsia" w:ascii="宋体" w:hAnsi="宋体" w:eastAsia="宋体" w:cs="Times New Roman"/>
          <w:szCs w:val="22"/>
        </w:rPr>
        <w:t>普通</w:t>
      </w:r>
      <w:r>
        <w:rPr>
          <w:rFonts w:hint="eastAsia" w:ascii="宋体" w:hAnsi="宋体" w:eastAsia="宋体" w:cs="Times New Roman"/>
          <w:szCs w:val="22"/>
          <w:lang w:eastAsia="zh"/>
        </w:rPr>
        <w:t>顾客</w:t>
      </w:r>
      <w:r>
        <w:rPr>
          <w:rFonts w:hint="eastAsia" w:ascii="宋体" w:hAnsi="宋体" w:eastAsia="宋体" w:cs="Times New Roman"/>
          <w:szCs w:val="22"/>
        </w:rPr>
        <w:t>可以删除自己发布过的评论，</w:t>
      </w:r>
      <w:r>
        <w:rPr>
          <w:rFonts w:hint="eastAsia" w:ascii="宋体" w:hAnsi="宋体" w:eastAsia="宋体" w:cs="Times New Roman"/>
          <w:szCs w:val="22"/>
          <w:lang w:eastAsia="zh"/>
        </w:rPr>
        <w:t>商家</w:t>
      </w:r>
      <w:r>
        <w:rPr>
          <w:rFonts w:hint="eastAsia" w:ascii="宋体" w:hAnsi="宋体" w:eastAsia="宋体" w:cs="Times New Roman"/>
          <w:szCs w:val="22"/>
        </w:rPr>
        <w:t>可以删除任意</w:t>
      </w:r>
      <w:r>
        <w:rPr>
          <w:rFonts w:hint="eastAsia" w:ascii="宋体" w:hAnsi="宋体" w:eastAsia="宋体" w:cs="Times New Roman"/>
          <w:szCs w:val="22"/>
          <w:lang w:eastAsia="zh"/>
        </w:rPr>
        <w:t>顾客</w:t>
      </w:r>
      <w:r>
        <w:rPr>
          <w:rFonts w:hint="eastAsia" w:ascii="宋体" w:hAnsi="宋体" w:eastAsia="宋体" w:cs="Times New Roman"/>
          <w:szCs w:val="22"/>
        </w:rPr>
        <w:t>的任何评论，注意：</w:t>
      </w:r>
      <w:r>
        <w:rPr>
          <w:rFonts w:hint="eastAsia" w:ascii="宋体" w:hAnsi="宋体" w:eastAsia="宋体" w:cs="Times New Roman"/>
          <w:szCs w:val="22"/>
          <w:lang w:eastAsia="zh"/>
        </w:rPr>
        <w:t>菜品</w:t>
      </w:r>
      <w:r>
        <w:rPr>
          <w:rFonts w:hint="eastAsia" w:ascii="宋体" w:hAnsi="宋体" w:eastAsia="宋体" w:cs="Times New Roman"/>
          <w:szCs w:val="22"/>
        </w:rPr>
        <w:t>删除后，其评论将全部自动删除</w:t>
      </w:r>
    </w:p>
    <w:p w14:paraId="569024FA">
      <w:pPr>
        <w:ind w:left="360"/>
        <w:rPr>
          <w:rFonts w:hint="eastAsia" w:ascii="宋体" w:hAnsi="宋体" w:eastAsia="宋体" w:cs="Times New Roman"/>
          <w:b/>
          <w:bCs/>
          <w:szCs w:val="22"/>
        </w:rPr>
      </w:pPr>
      <w:r>
        <w:rPr>
          <w:rFonts w:hint="eastAsia" w:ascii="宋体" w:hAnsi="宋体" w:eastAsia="宋体" w:cs="Times New Roman"/>
          <w:b/>
          <w:bCs/>
          <w:szCs w:val="22"/>
        </w:rPr>
        <w:t>③查看评论</w:t>
      </w:r>
    </w:p>
    <w:p w14:paraId="72E76196">
      <w:pPr>
        <w:ind w:left="360"/>
        <w:rPr>
          <w:rFonts w:hint="eastAsia" w:ascii="宋体" w:hAnsi="宋体" w:eastAsia="宋体" w:cs="Times New Roman"/>
          <w:szCs w:val="22"/>
        </w:rPr>
      </w:pPr>
      <w:r>
        <w:rPr>
          <w:rFonts w:hint="eastAsia" w:ascii="宋体" w:hAnsi="宋体" w:eastAsia="宋体" w:cs="Times New Roman"/>
          <w:szCs w:val="22"/>
          <w:lang w:eastAsia="zh"/>
        </w:rPr>
        <w:t>顾客</w:t>
      </w:r>
      <w:r>
        <w:rPr>
          <w:rFonts w:hint="eastAsia" w:ascii="宋体" w:hAnsi="宋体" w:eastAsia="宋体" w:cs="Times New Roman"/>
          <w:szCs w:val="22"/>
        </w:rPr>
        <w:t>和</w:t>
      </w:r>
      <w:r>
        <w:rPr>
          <w:rFonts w:hint="eastAsia" w:ascii="宋体" w:hAnsi="宋体" w:eastAsia="宋体" w:cs="Times New Roman"/>
          <w:szCs w:val="22"/>
          <w:lang w:eastAsia="zh"/>
        </w:rPr>
        <w:t>商家</w:t>
      </w:r>
      <w:r>
        <w:rPr>
          <w:rFonts w:hint="eastAsia" w:ascii="宋体" w:hAnsi="宋体" w:eastAsia="宋体" w:cs="Times New Roman"/>
          <w:szCs w:val="22"/>
        </w:rPr>
        <w:t>可以</w:t>
      </w:r>
      <w:r>
        <w:rPr>
          <w:rFonts w:hint="eastAsia" w:ascii="宋体" w:hAnsi="宋体" w:eastAsia="宋体" w:cs="Times New Roman"/>
          <w:szCs w:val="22"/>
          <w:lang w:eastAsia="zh"/>
        </w:rPr>
        <w:t>根据菜品</w:t>
      </w:r>
      <w:r>
        <w:rPr>
          <w:rFonts w:hint="eastAsia" w:ascii="宋体" w:hAnsi="宋体" w:eastAsia="宋体" w:cs="Times New Roman"/>
          <w:szCs w:val="22"/>
        </w:rPr>
        <w:t>查看所有评论</w:t>
      </w:r>
    </w:p>
    <w:p w14:paraId="2D4F44A8">
      <w:pPr>
        <w:ind w:left="360"/>
        <w:rPr>
          <w:rFonts w:hint="eastAsia" w:ascii="宋体" w:hAnsi="宋体" w:eastAsia="宋体" w:cs="Times New Roman"/>
          <w:b/>
          <w:bCs/>
          <w:szCs w:val="22"/>
        </w:rPr>
      </w:pPr>
    </w:p>
    <w:p w14:paraId="207A04BE">
      <w:pPr>
        <w:ind w:left="0" w:leftChars="0" w:firstLine="0" w:firstLineChars="0"/>
        <w:rPr>
          <w:rFonts w:hint="eastAsia" w:ascii="宋体" w:hAnsi="宋体" w:eastAsia="宋体" w:cs="Times New Roman"/>
          <w:b/>
          <w:bCs/>
          <w:szCs w:val="21"/>
          <w:woUserID w:val="1"/>
        </w:rPr>
      </w:pPr>
      <w:r>
        <w:rPr>
          <w:rFonts w:hint="eastAsia" w:ascii="宋体" w:hAnsi="宋体" w:eastAsia="宋体" w:cs="Times New Roman"/>
          <w:b/>
          <w:bCs/>
          <w:szCs w:val="21"/>
          <w:woUserID w:val="1"/>
        </w:rPr>
        <w:t>1</w:t>
      </w:r>
      <w:r>
        <w:rPr>
          <w:rFonts w:ascii="宋体" w:hAnsi="宋体" w:eastAsia="宋体" w:cs="Times New Roman"/>
          <w:b/>
          <w:bCs/>
          <w:szCs w:val="21"/>
          <w:woUserID w:val="1"/>
        </w:rPr>
        <w:t>.1.</w:t>
      </w:r>
      <w:r>
        <w:rPr>
          <w:rFonts w:hint="eastAsia" w:ascii="宋体" w:hAnsi="宋体" w:eastAsia="宋体" w:cs="Times New Roman"/>
          <w:b/>
          <w:bCs/>
          <w:szCs w:val="21"/>
          <w:lang w:eastAsia="zh"/>
          <w:woUserID w:val="1"/>
        </w:rPr>
        <w:t>6点赞</w:t>
      </w:r>
      <w:r>
        <w:rPr>
          <w:rFonts w:hint="eastAsia" w:ascii="宋体" w:hAnsi="宋体" w:eastAsia="宋体" w:cs="Times New Roman"/>
          <w:b/>
          <w:bCs/>
          <w:szCs w:val="21"/>
          <w:woUserID w:val="1"/>
        </w:rPr>
        <w:t>管理模块</w:t>
      </w:r>
    </w:p>
    <w:p w14:paraId="36406932">
      <w:pPr>
        <w:ind w:left="0" w:leftChars="0" w:firstLine="0" w:firstLineChars="0"/>
        <w:rPr>
          <w:rFonts w:hint="eastAsia" w:ascii="宋体" w:hAnsi="宋体" w:eastAsia="宋体" w:cs="Times New Roman"/>
          <w:szCs w:val="22"/>
          <w:lang w:eastAsia="zh"/>
        </w:rPr>
      </w:pPr>
      <w:r>
        <w:rPr>
          <w:rFonts w:hint="eastAsia" w:ascii="宋体" w:hAnsi="宋体" w:eastAsia="宋体" w:cs="Times New Roman"/>
          <w:b/>
          <w:bCs/>
          <w:szCs w:val="21"/>
          <w:lang w:eastAsia="zh"/>
          <w:woUserID w:val="2"/>
        </w:rPr>
        <w:t xml:space="preserve">        </w:t>
      </w:r>
      <w:r>
        <w:rPr>
          <w:rFonts w:hint="eastAsia" w:ascii="宋体" w:hAnsi="宋体" w:eastAsia="宋体" w:cs="Times New Roman"/>
          <w:szCs w:val="22"/>
          <w:lang w:eastAsia="zh"/>
        </w:rPr>
        <w:t>该模块实现顾客对评论的点赞操作</w:t>
      </w:r>
    </w:p>
    <w:p w14:paraId="31979E5F">
      <w:pPr>
        <w:ind w:left="360"/>
        <w:rPr>
          <w:rFonts w:hint="eastAsia" w:ascii="宋体" w:hAnsi="宋体" w:eastAsia="宋体" w:cs="Times New Roman"/>
          <w:b/>
          <w:bCs/>
          <w:szCs w:val="22"/>
          <w:lang w:eastAsia="zh"/>
        </w:rPr>
      </w:pPr>
      <w:r>
        <w:rPr>
          <w:rFonts w:hint="eastAsia" w:ascii="宋体" w:hAnsi="宋体" w:eastAsia="宋体" w:cs="Times New Roman"/>
          <w:b/>
          <w:bCs/>
          <w:szCs w:val="22"/>
          <w:woUserID w:val="1"/>
        </w:rPr>
        <w:t>①</w:t>
      </w:r>
      <w:commentRangeStart w:id="6"/>
      <w:commentRangeStart w:id="7"/>
      <w:r>
        <w:rPr>
          <w:rFonts w:hint="eastAsia" w:ascii="宋体" w:hAnsi="宋体" w:eastAsia="宋体" w:cs="Times New Roman"/>
          <w:b/>
          <w:bCs/>
          <w:szCs w:val="22"/>
          <w:lang w:eastAsia="zh"/>
        </w:rPr>
        <w:t>点赞</w:t>
      </w:r>
    </w:p>
    <w:p w14:paraId="20A36520">
      <w:pPr>
        <w:ind w:left="360"/>
        <w:rPr>
          <w:rFonts w:hint="eastAsia" w:ascii="宋体" w:hAnsi="宋体" w:eastAsia="宋体" w:cs="Times New Roman"/>
          <w:szCs w:val="22"/>
          <w:lang w:eastAsia="zh"/>
        </w:rPr>
      </w:pPr>
      <w:r>
        <w:rPr>
          <w:rFonts w:hint="eastAsia" w:ascii="宋体" w:hAnsi="宋体" w:eastAsia="宋体" w:cs="Times New Roman"/>
          <w:szCs w:val="22"/>
          <w:lang w:eastAsia="zh"/>
        </w:rPr>
        <w:t>顾客可以对评论点赞</w:t>
      </w:r>
    </w:p>
    <w:p w14:paraId="376B4276">
      <w:pPr>
        <w:ind w:left="360"/>
        <w:rPr>
          <w:rFonts w:hint="eastAsia" w:ascii="宋体" w:hAnsi="宋体" w:eastAsia="宋体" w:cs="Times New Roman"/>
          <w:b/>
          <w:bCs/>
          <w:szCs w:val="22"/>
          <w:lang w:eastAsia="zh"/>
        </w:rPr>
      </w:pPr>
      <w:r>
        <w:rPr>
          <w:rFonts w:hint="eastAsia" w:ascii="宋体" w:hAnsi="宋体" w:eastAsia="宋体" w:cs="Times New Roman"/>
          <w:b/>
          <w:bCs/>
          <w:szCs w:val="22"/>
          <w:woUserID w:val="1"/>
        </w:rPr>
        <w:t>②</w:t>
      </w:r>
      <w:r>
        <w:rPr>
          <w:rFonts w:hint="eastAsia" w:ascii="宋体" w:hAnsi="宋体" w:eastAsia="宋体" w:cs="Times New Roman"/>
          <w:b/>
          <w:bCs/>
          <w:szCs w:val="22"/>
          <w:lang w:eastAsia="zh"/>
        </w:rPr>
        <w:t>取消点赞</w:t>
      </w:r>
    </w:p>
    <w:p w14:paraId="28E1676F">
      <w:pPr>
        <w:ind w:left="360"/>
        <w:rPr>
          <w:rStyle w:val="10"/>
        </w:rPr>
      </w:pPr>
      <w:r>
        <w:rPr>
          <w:rFonts w:hint="eastAsia" w:ascii="宋体" w:hAnsi="宋体" w:eastAsia="宋体" w:cs="Times New Roman"/>
          <w:szCs w:val="22"/>
          <w:lang w:eastAsia="zh"/>
        </w:rPr>
        <w:t>顾客可以对已点赞评论取消点赞</w:t>
      </w:r>
      <w:commentRangeEnd w:id="6"/>
      <w:r>
        <w:rPr>
          <w:rStyle w:val="10"/>
        </w:rPr>
        <w:commentReference w:id="6"/>
      </w:r>
      <w:commentRangeEnd w:id="7"/>
      <w:r>
        <w:rPr>
          <w:woUserID w:val="1"/>
        </w:rPr>
        <w:commentReference w:id="7"/>
      </w:r>
    </w:p>
    <w:p w14:paraId="4EA8D2A0">
      <w:pPr>
        <w:ind w:left="360"/>
        <w:rPr>
          <w:rFonts w:hint="eastAsia" w:ascii="宋体" w:hAnsi="宋体" w:eastAsia="宋体" w:cs="Times New Roman"/>
          <w:b/>
          <w:bCs/>
          <w:szCs w:val="22"/>
          <w:lang w:eastAsia="zh"/>
          <w:woUserID w:val="1"/>
        </w:rPr>
      </w:pPr>
      <w:r>
        <w:rPr>
          <w:rFonts w:hint="eastAsia" w:ascii="宋体" w:hAnsi="宋体" w:eastAsia="宋体" w:cs="Times New Roman"/>
          <w:b/>
          <w:bCs/>
          <w:szCs w:val="22"/>
          <w:woUserID w:val="1"/>
        </w:rPr>
        <w:t>③</w:t>
      </w:r>
      <w:r>
        <w:rPr>
          <w:rFonts w:hint="eastAsia" w:ascii="宋体" w:hAnsi="宋体" w:eastAsia="宋体" w:cs="Times New Roman"/>
          <w:b/>
          <w:bCs/>
          <w:szCs w:val="22"/>
          <w:lang w:eastAsia="zh"/>
          <w:woUserID w:val="1"/>
        </w:rPr>
        <w:t>查看点赞</w:t>
      </w:r>
    </w:p>
    <w:p w14:paraId="5CF0731C">
      <w:pPr>
        <w:ind w:left="360"/>
        <w:rPr>
          <w:rFonts w:hint="eastAsia" w:ascii="宋体" w:hAnsi="宋体" w:eastAsia="宋体" w:cs="Times New Roman"/>
          <w:szCs w:val="22"/>
          <w:lang w:eastAsia="zh"/>
          <w:woUserID w:val="1"/>
        </w:rPr>
      </w:pPr>
      <w:r>
        <w:rPr>
          <w:rFonts w:hint="eastAsia" w:ascii="宋体" w:hAnsi="宋体" w:eastAsia="宋体" w:cs="Times New Roman"/>
          <w:szCs w:val="22"/>
          <w:lang w:eastAsia="zh"/>
          <w:woUserID w:val="1"/>
        </w:rPr>
        <w:t>顾客可以查看已点赞的评论</w:t>
      </w:r>
    </w:p>
    <w:p w14:paraId="00AFC806">
      <w:pPr>
        <w:ind w:left="360"/>
        <w:rPr>
          <w:rFonts w:hint="eastAsia" w:ascii="宋体" w:hAnsi="宋体" w:eastAsia="宋体" w:cs="Times New Roman"/>
          <w:szCs w:val="22"/>
          <w:lang w:eastAsia="zh"/>
          <w:woUserID w:val="1"/>
        </w:rPr>
      </w:pPr>
    </w:p>
    <w:p w14:paraId="29B5D529">
      <w:pPr>
        <w:ind w:left="0" w:leftChars="0" w:firstLine="0" w:firstLineChars="0"/>
        <w:rPr>
          <w:rFonts w:hint="eastAsia" w:ascii="宋体" w:hAnsi="宋体" w:eastAsia="宋体" w:cs="Times New Roman"/>
          <w:b/>
          <w:bCs/>
          <w:szCs w:val="21"/>
          <w:lang w:eastAsia="zh"/>
          <w:woUserID w:val="1"/>
        </w:rPr>
      </w:pPr>
      <w:r>
        <w:rPr>
          <w:rFonts w:hint="eastAsia" w:ascii="宋体" w:hAnsi="宋体" w:eastAsia="宋体" w:cs="Times New Roman"/>
          <w:b/>
          <w:bCs/>
          <w:szCs w:val="21"/>
          <w:lang w:eastAsia="zh"/>
          <w:woUserID w:val="1"/>
        </w:rPr>
        <w:t>1.1.7菜单管理模块</w:t>
      </w:r>
    </w:p>
    <w:p w14:paraId="27A036DD">
      <w:pPr>
        <w:ind w:left="0" w:leftChars="0" w:firstLine="0" w:firstLineChars="0"/>
        <w:rPr>
          <w:rFonts w:hint="eastAsia" w:ascii="宋体" w:hAnsi="宋体" w:eastAsia="宋体" w:cs="Times New Roman"/>
          <w:b/>
          <w:bCs/>
          <w:szCs w:val="21"/>
          <w:lang w:eastAsia="zh"/>
          <w:woUserID w:val="1"/>
        </w:rPr>
      </w:pPr>
    </w:p>
    <w:p w14:paraId="34701CB9">
      <w:pPr>
        <w:ind w:left="0" w:leftChars="0" w:firstLine="0" w:firstLineChars="0"/>
        <w:rPr>
          <w:rFonts w:hint="eastAsia" w:ascii="宋体" w:hAnsi="宋体" w:eastAsia="宋体" w:cs="Times New Roman"/>
          <w:b/>
          <w:bCs/>
          <w:szCs w:val="21"/>
          <w:lang w:eastAsia="zh"/>
          <w:woUserID w:val="3"/>
        </w:rPr>
      </w:pPr>
      <w:r>
        <w:rPr>
          <w:rFonts w:hint="eastAsia" w:ascii="宋体" w:hAnsi="宋体" w:eastAsia="宋体" w:cs="Times New Roman"/>
          <w:b/>
          <w:bCs/>
          <w:szCs w:val="21"/>
          <w:lang w:eastAsia="zh"/>
          <w:woUserID w:val="2"/>
        </w:rPr>
        <w:t xml:space="preserve">         </w:t>
      </w:r>
      <w:r>
        <w:rPr>
          <w:rFonts w:hint="eastAsia" w:ascii="宋体" w:hAnsi="宋体" w:eastAsia="宋体" w:cs="Times New Roman"/>
          <w:szCs w:val="22"/>
          <w:lang w:eastAsia="zh"/>
        </w:rPr>
        <w:t>该模块</w:t>
      </w:r>
      <w:r>
        <w:rPr>
          <w:rFonts w:hint="eastAsia" w:ascii="宋体" w:hAnsi="宋体" w:eastAsia="宋体" w:cs="Times New Roman"/>
          <w:szCs w:val="22"/>
          <w:lang w:eastAsia="zh"/>
          <w:woUserID w:val="3"/>
        </w:rPr>
        <w:t>用于给商家添加菜单分类</w:t>
      </w:r>
    </w:p>
    <w:p w14:paraId="0DCE2E31">
      <w:pPr>
        <w:ind w:left="360"/>
        <w:rPr>
          <w:rFonts w:hint="eastAsia" w:ascii="宋体" w:hAnsi="宋体" w:eastAsia="宋体" w:cs="Times New Roman"/>
          <w:b/>
          <w:bCs/>
          <w:szCs w:val="22"/>
          <w:lang w:eastAsia="zh"/>
          <w:woUserID w:val="2"/>
        </w:rPr>
      </w:pPr>
      <w:r>
        <w:rPr>
          <w:rFonts w:hint="eastAsia" w:ascii="宋体" w:hAnsi="宋体" w:eastAsia="宋体" w:cs="Times New Roman"/>
          <w:b/>
          <w:bCs/>
          <w:szCs w:val="22"/>
          <w:woUserID w:val="2"/>
        </w:rPr>
        <w:t>①</w:t>
      </w:r>
      <w:r>
        <w:rPr>
          <w:rFonts w:hint="eastAsia" w:ascii="宋体" w:hAnsi="宋体" w:eastAsia="宋体" w:cs="Times New Roman"/>
          <w:b/>
          <w:bCs/>
          <w:szCs w:val="22"/>
          <w:lang w:eastAsia="zh"/>
          <w:woUserID w:val="2"/>
        </w:rPr>
        <w:t>增加菜单分类</w:t>
      </w:r>
    </w:p>
    <w:p w14:paraId="6F6FBB4C">
      <w:pPr>
        <w:ind w:left="360"/>
        <w:rPr>
          <w:rFonts w:hint="eastAsia" w:ascii="宋体" w:hAnsi="宋体" w:eastAsia="宋体" w:cs="Times New Roman"/>
          <w:b w:val="0"/>
          <w:bCs w:val="0"/>
          <w:szCs w:val="22"/>
          <w:lang w:eastAsia="zh"/>
          <w:woUserID w:val="3"/>
        </w:rPr>
      </w:pPr>
      <w:r>
        <w:rPr>
          <w:rFonts w:hint="eastAsia" w:ascii="宋体" w:hAnsi="宋体" w:eastAsia="宋体" w:cs="Times New Roman"/>
          <w:b w:val="0"/>
          <w:bCs w:val="0"/>
          <w:szCs w:val="22"/>
          <w:lang w:eastAsia="zh"/>
          <w:woUserID w:val="3"/>
        </w:rPr>
        <w:t>商家可以根据需求新建菜单分类，菜单信息包括菜单名、简介。</w:t>
      </w:r>
    </w:p>
    <w:p w14:paraId="72097888">
      <w:pPr>
        <w:ind w:left="360"/>
        <w:rPr>
          <w:rFonts w:hint="eastAsia" w:ascii="宋体" w:hAnsi="宋体" w:eastAsia="宋体" w:cs="Times New Roman"/>
          <w:b/>
          <w:bCs/>
          <w:szCs w:val="22"/>
          <w:lang w:eastAsia="zh"/>
          <w:woUserID w:val="2"/>
        </w:rPr>
      </w:pPr>
      <w:r>
        <w:rPr>
          <w:rFonts w:hint="eastAsia" w:ascii="宋体" w:hAnsi="宋体" w:eastAsia="宋体" w:cs="Times New Roman"/>
          <w:b/>
          <w:bCs/>
          <w:szCs w:val="22"/>
          <w:woUserID w:val="2"/>
        </w:rPr>
        <w:t>②删除</w:t>
      </w:r>
      <w:r>
        <w:rPr>
          <w:rFonts w:hint="eastAsia" w:ascii="宋体" w:hAnsi="宋体" w:eastAsia="宋体" w:cs="Times New Roman"/>
          <w:b/>
          <w:bCs/>
          <w:szCs w:val="22"/>
          <w:lang w:eastAsia="zh"/>
          <w:woUserID w:val="2"/>
        </w:rPr>
        <w:t>菜单分类</w:t>
      </w:r>
    </w:p>
    <w:p w14:paraId="68AD25CC">
      <w:pPr>
        <w:ind w:left="360"/>
        <w:rPr>
          <w:rFonts w:hint="eastAsia" w:ascii="宋体" w:hAnsi="宋体" w:eastAsia="宋体" w:cs="Times New Roman"/>
          <w:b w:val="0"/>
          <w:bCs w:val="0"/>
          <w:szCs w:val="22"/>
          <w:lang w:eastAsia="zh"/>
          <w:woUserID w:val="3"/>
        </w:rPr>
      </w:pPr>
      <w:r>
        <w:rPr>
          <w:rFonts w:hint="eastAsia" w:ascii="宋体" w:hAnsi="宋体" w:eastAsia="宋体" w:cs="Times New Roman"/>
          <w:b w:val="0"/>
          <w:bCs w:val="0"/>
          <w:szCs w:val="22"/>
          <w:lang w:eastAsia="zh"/>
          <w:woUserID w:val="3"/>
        </w:rPr>
        <w:t>商家可以删除已经新建的菜单分类。</w:t>
      </w:r>
    </w:p>
    <w:p w14:paraId="1FB252A1">
      <w:pPr>
        <w:ind w:left="360"/>
        <w:rPr>
          <w:rFonts w:hint="eastAsia" w:ascii="宋体" w:hAnsi="宋体" w:eastAsia="宋体" w:cs="Times New Roman"/>
          <w:b/>
          <w:bCs/>
          <w:szCs w:val="22"/>
          <w:lang w:eastAsia="zh"/>
          <w:woUserID w:val="2"/>
        </w:rPr>
      </w:pPr>
      <w:r>
        <w:rPr>
          <w:rFonts w:hint="eastAsia" w:ascii="宋体" w:hAnsi="宋体" w:eastAsia="宋体" w:cs="Times New Roman"/>
          <w:b/>
          <w:bCs/>
          <w:szCs w:val="22"/>
          <w:woUserID w:val="2"/>
        </w:rPr>
        <w:t>③</w:t>
      </w:r>
      <w:r>
        <w:rPr>
          <w:rFonts w:hint="eastAsia" w:ascii="宋体" w:hAnsi="宋体" w:eastAsia="宋体" w:cs="Times New Roman"/>
          <w:b/>
          <w:bCs/>
          <w:szCs w:val="22"/>
          <w:lang w:eastAsia="zh"/>
          <w:woUserID w:val="2"/>
        </w:rPr>
        <w:t>修改菜单分类</w:t>
      </w:r>
    </w:p>
    <w:p w14:paraId="748B5177">
      <w:pPr>
        <w:ind w:left="360"/>
        <w:rPr>
          <w:rFonts w:hint="eastAsia" w:ascii="宋体" w:hAnsi="宋体" w:eastAsia="宋体" w:cs="Times New Roman"/>
          <w:b w:val="0"/>
          <w:bCs w:val="0"/>
          <w:szCs w:val="22"/>
          <w:lang w:eastAsia="zh"/>
          <w:woUserID w:val="3"/>
        </w:rPr>
      </w:pPr>
      <w:r>
        <w:rPr>
          <w:rFonts w:hint="eastAsia" w:ascii="宋体" w:hAnsi="宋体" w:eastAsia="宋体" w:cs="Times New Roman"/>
          <w:b w:val="0"/>
          <w:bCs w:val="0"/>
          <w:szCs w:val="22"/>
          <w:lang w:eastAsia="zh"/>
          <w:woUserID w:val="3"/>
        </w:rPr>
        <w:t>商家可以修改该菜单分类的信息，菜单信息包括菜单名、简介</w:t>
      </w:r>
    </w:p>
    <w:p w14:paraId="7AC3C961">
      <w:pPr>
        <w:ind w:left="360"/>
        <w:rPr>
          <w:rFonts w:hint="eastAsia" w:ascii="宋体" w:hAnsi="宋体" w:eastAsia="宋体" w:cs="Times New Roman"/>
          <w:b/>
          <w:bCs/>
          <w:szCs w:val="22"/>
          <w:lang w:eastAsia="zh"/>
          <w:woUserID w:val="2"/>
        </w:rPr>
      </w:pPr>
      <w:r>
        <w:rPr>
          <w:rFonts w:hint="eastAsia" w:ascii="宋体" w:hAnsi="宋体" w:eastAsia="宋体" w:cs="Times New Roman"/>
          <w:b/>
          <w:bCs/>
          <w:szCs w:val="22"/>
          <w:woUserID w:val="2"/>
        </w:rPr>
        <w:t>④</w:t>
      </w:r>
      <w:r>
        <w:rPr>
          <w:rFonts w:hint="eastAsia" w:ascii="宋体" w:hAnsi="宋体" w:eastAsia="宋体" w:cs="Times New Roman"/>
          <w:b/>
          <w:bCs/>
          <w:szCs w:val="22"/>
          <w:lang w:eastAsia="zh"/>
          <w:woUserID w:val="2"/>
        </w:rPr>
        <w:t>查看菜单</w:t>
      </w:r>
    </w:p>
    <w:p w14:paraId="1196EFB0">
      <w:pPr>
        <w:ind w:left="360"/>
        <w:rPr>
          <w:rFonts w:hint="eastAsia" w:ascii="宋体" w:hAnsi="宋体" w:eastAsia="宋体" w:cs="Times New Roman"/>
          <w:b w:val="0"/>
          <w:bCs w:val="0"/>
          <w:szCs w:val="22"/>
          <w:lang w:eastAsia="zh"/>
          <w:woUserID w:val="3"/>
        </w:rPr>
      </w:pPr>
      <w:r>
        <w:rPr>
          <w:rFonts w:hint="eastAsia" w:ascii="宋体" w:hAnsi="宋体" w:eastAsia="宋体" w:cs="Times New Roman"/>
          <w:b w:val="0"/>
          <w:bCs w:val="0"/>
          <w:szCs w:val="22"/>
          <w:lang w:eastAsia="zh"/>
          <w:woUserID w:val="3"/>
        </w:rPr>
        <w:t>顾客和商家可以查看菜单信息和菜单中所有菜品。</w:t>
      </w:r>
    </w:p>
    <w:p w14:paraId="41D3B7D7">
      <w:pPr>
        <w:ind w:left="360"/>
        <w:rPr>
          <w:rStyle w:val="10"/>
          <w:rFonts w:hint="eastAsia"/>
          <w:lang w:eastAsia="zh"/>
        </w:rPr>
      </w:pPr>
    </w:p>
    <w:p w14:paraId="6A49DA80">
      <w:pPr>
        <w:keepNext/>
        <w:keepLines/>
        <w:spacing w:before="260" w:after="260" w:line="416" w:lineRule="auto"/>
        <w:outlineLvl w:val="2"/>
        <w:rPr>
          <w:rFonts w:hint="eastAsia" w:ascii="华文中宋" w:hAnsi="华文中宋" w:eastAsia="华文中宋" w:cs="Times New Roman"/>
          <w:b/>
          <w:bCs/>
          <w:sz w:val="22"/>
          <w:szCs w:val="22"/>
        </w:rPr>
      </w:pPr>
      <w:bookmarkStart w:id="15" w:name="_Toc148635497"/>
      <w:r>
        <w:rPr>
          <w:rFonts w:hint="eastAsia" w:ascii="华文中宋" w:hAnsi="华文中宋" w:eastAsia="华文中宋" w:cs="Times New Roman"/>
          <w:b/>
          <w:bCs/>
          <w:sz w:val="22"/>
          <w:szCs w:val="22"/>
        </w:rPr>
        <w:t>1</w:t>
      </w:r>
      <w:r>
        <w:rPr>
          <w:rFonts w:ascii="华文中宋" w:hAnsi="华文中宋" w:eastAsia="华文中宋" w:cs="Times New Roman"/>
          <w:b/>
          <w:bCs/>
          <w:sz w:val="22"/>
          <w:szCs w:val="22"/>
        </w:rPr>
        <w:t>.2</w:t>
      </w:r>
      <w:r>
        <w:rPr>
          <w:rFonts w:hint="eastAsia" w:ascii="华文中宋" w:hAnsi="华文中宋" w:eastAsia="华文中宋" w:cs="Times New Roman"/>
          <w:b/>
          <w:bCs/>
          <w:sz w:val="22"/>
          <w:szCs w:val="22"/>
        </w:rPr>
        <w:t>确定参与者</w:t>
      </w:r>
      <w:bookmarkEnd w:id="15"/>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14:paraId="7874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2E503DCA">
            <w:pPr>
              <w:jc w:val="center"/>
              <w:rPr>
                <w:rFonts w:hint="eastAsia" w:ascii="宋体" w:hAnsi="宋体" w:eastAsia="宋体" w:cs="Times New Roman"/>
                <w:szCs w:val="22"/>
              </w:rPr>
            </w:pPr>
            <w:r>
              <w:rPr>
                <w:rFonts w:hint="eastAsia" w:ascii="宋体" w:hAnsi="宋体" w:eastAsia="宋体" w:cs="Times New Roman"/>
                <w:szCs w:val="22"/>
              </w:rPr>
              <w:t>参与者</w:t>
            </w:r>
          </w:p>
        </w:tc>
        <w:tc>
          <w:tcPr>
            <w:tcW w:w="6713" w:type="dxa"/>
            <w:vAlign w:val="center"/>
          </w:tcPr>
          <w:p w14:paraId="575F2754">
            <w:pPr>
              <w:rPr>
                <w:rFonts w:hint="eastAsia" w:ascii="宋体" w:hAnsi="宋体" w:eastAsia="宋体" w:cs="Times New Roman"/>
                <w:szCs w:val="22"/>
              </w:rPr>
            </w:pPr>
            <w:r>
              <w:rPr>
                <w:rFonts w:hint="eastAsia" w:ascii="宋体" w:hAnsi="宋体" w:eastAsia="宋体" w:cs="Times New Roman"/>
                <w:szCs w:val="22"/>
              </w:rPr>
              <w:t>参与项目</w:t>
            </w:r>
          </w:p>
        </w:tc>
      </w:tr>
      <w:tr w14:paraId="6901A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2CBDC0A1">
            <w:pPr>
              <w:jc w:val="center"/>
              <w:rPr>
                <w:rFonts w:hint="eastAsia" w:ascii="宋体" w:hAnsi="宋体" w:eastAsia="宋体" w:cs="Times New Roman"/>
                <w:szCs w:val="22"/>
                <w:lang w:eastAsia="zh"/>
              </w:rPr>
            </w:pPr>
            <w:r>
              <w:rPr>
                <w:rFonts w:hint="eastAsia" w:ascii="宋体" w:hAnsi="宋体" w:eastAsia="宋体" w:cs="Times New Roman"/>
                <w:szCs w:val="22"/>
                <w:lang w:eastAsia="zh"/>
              </w:rPr>
              <w:t>顾客</w:t>
            </w:r>
          </w:p>
        </w:tc>
        <w:tc>
          <w:tcPr>
            <w:tcW w:w="6713" w:type="dxa"/>
            <w:vAlign w:val="center"/>
          </w:tcPr>
          <w:p w14:paraId="0693A3DA">
            <w:pPr>
              <w:rPr>
                <w:rFonts w:hint="eastAsia" w:ascii="宋体" w:hAnsi="宋体" w:eastAsia="宋体" w:cs="Times New Roman"/>
                <w:szCs w:val="22"/>
                <w:lang w:eastAsia="zh"/>
                <w:woUserID w:val="1"/>
              </w:rPr>
            </w:pPr>
            <w:r>
              <w:rPr>
                <w:rFonts w:hint="eastAsia" w:ascii="宋体" w:hAnsi="宋体" w:eastAsia="宋体" w:cs="Times New Roman"/>
                <w:szCs w:val="22"/>
              </w:rPr>
              <w:t>账户信息管理、</w:t>
            </w:r>
            <w:r>
              <w:rPr>
                <w:rFonts w:hint="eastAsia" w:ascii="宋体" w:hAnsi="宋体" w:eastAsia="宋体" w:cs="Times New Roman"/>
                <w:szCs w:val="22"/>
                <w:lang w:eastAsia="zh"/>
              </w:rPr>
              <w:t>菜单</w:t>
            </w:r>
            <w:r>
              <w:rPr>
                <w:rFonts w:hint="eastAsia" w:ascii="宋体" w:hAnsi="宋体" w:eastAsia="宋体" w:cs="Times New Roman"/>
                <w:szCs w:val="22"/>
              </w:rPr>
              <w:t>管理、</w:t>
            </w:r>
            <w:r>
              <w:rPr>
                <w:rFonts w:hint="eastAsia" w:ascii="宋体" w:hAnsi="宋体" w:eastAsia="宋体" w:cs="Times New Roman"/>
                <w:szCs w:val="22"/>
                <w:lang w:eastAsia="zh"/>
              </w:rPr>
              <w:t>订单</w:t>
            </w:r>
            <w:r>
              <w:rPr>
                <w:rFonts w:hint="eastAsia" w:ascii="宋体" w:hAnsi="宋体" w:eastAsia="宋体" w:cs="Times New Roman"/>
                <w:szCs w:val="22"/>
              </w:rPr>
              <w:t>管理、收藏管理、评论管理</w:t>
            </w:r>
            <w:r>
              <w:rPr>
                <w:rFonts w:hint="eastAsia" w:ascii="宋体" w:hAnsi="宋体" w:eastAsia="宋体" w:cs="Times New Roman"/>
                <w:szCs w:val="22"/>
                <w:lang w:eastAsia="zh"/>
                <w:woUserID w:val="1"/>
              </w:rPr>
              <w:t>、菜品管理、点赞管理</w:t>
            </w:r>
          </w:p>
        </w:tc>
      </w:tr>
      <w:tr w14:paraId="7EEA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7E89C5A0">
            <w:pPr>
              <w:jc w:val="center"/>
              <w:rPr>
                <w:rFonts w:hint="eastAsia" w:ascii="宋体" w:hAnsi="宋体" w:eastAsia="宋体" w:cs="Times New Roman"/>
                <w:szCs w:val="22"/>
                <w:lang w:eastAsia="zh"/>
              </w:rPr>
            </w:pPr>
            <w:r>
              <w:rPr>
                <w:rFonts w:hint="eastAsia" w:ascii="宋体" w:hAnsi="宋体" w:eastAsia="宋体" w:cs="Times New Roman"/>
                <w:szCs w:val="22"/>
                <w:lang w:eastAsia="zh"/>
              </w:rPr>
              <w:t>商家</w:t>
            </w:r>
          </w:p>
        </w:tc>
        <w:tc>
          <w:tcPr>
            <w:tcW w:w="6713" w:type="dxa"/>
            <w:vAlign w:val="center"/>
          </w:tcPr>
          <w:p w14:paraId="066F826A">
            <w:pPr>
              <w:rPr>
                <w:rFonts w:hint="eastAsia" w:ascii="宋体" w:hAnsi="宋体" w:eastAsia="宋体" w:cs="Times New Roman"/>
                <w:szCs w:val="22"/>
                <w:lang w:eastAsia="zh"/>
                <w:woUserID w:val="1"/>
              </w:rPr>
            </w:pPr>
            <w:r>
              <w:rPr>
                <w:rFonts w:hint="eastAsia" w:ascii="宋体" w:hAnsi="宋体" w:eastAsia="宋体" w:cs="Times New Roman"/>
                <w:szCs w:val="22"/>
              </w:rPr>
              <w:t>账户信息管理、</w:t>
            </w:r>
            <w:r>
              <w:rPr>
                <w:rFonts w:hint="eastAsia" w:ascii="宋体" w:hAnsi="宋体" w:eastAsia="宋体" w:cs="Times New Roman"/>
                <w:szCs w:val="21"/>
                <w:lang w:eastAsia="zh"/>
              </w:rPr>
              <w:t>菜单管理</w:t>
            </w:r>
            <w:r>
              <w:rPr>
                <w:rFonts w:hint="eastAsia" w:ascii="宋体" w:hAnsi="宋体" w:eastAsia="宋体" w:cs="Times New Roman"/>
                <w:szCs w:val="22"/>
              </w:rPr>
              <w:t>、</w:t>
            </w:r>
            <w:r>
              <w:rPr>
                <w:rFonts w:hint="eastAsia" w:ascii="宋体" w:hAnsi="宋体" w:eastAsia="宋体" w:cs="Times New Roman"/>
                <w:szCs w:val="22"/>
                <w:lang w:eastAsia="zh"/>
              </w:rPr>
              <w:t>订单</w:t>
            </w:r>
            <w:r>
              <w:rPr>
                <w:rFonts w:hint="eastAsia" w:ascii="宋体" w:hAnsi="宋体" w:eastAsia="宋体" w:cs="Times New Roman"/>
                <w:szCs w:val="22"/>
              </w:rPr>
              <w:t>管理、评论管理</w:t>
            </w:r>
            <w:r>
              <w:rPr>
                <w:rFonts w:hint="eastAsia" w:ascii="宋体" w:hAnsi="宋体" w:eastAsia="宋体" w:cs="Times New Roman"/>
                <w:szCs w:val="22"/>
                <w:lang w:eastAsia="zh"/>
                <w:woUserID w:val="1"/>
              </w:rPr>
              <w:t>、菜品管理</w:t>
            </w:r>
          </w:p>
        </w:tc>
      </w:tr>
    </w:tbl>
    <w:p w14:paraId="1236BCD7">
      <w:pPr>
        <w:ind w:left="360"/>
        <w:rPr>
          <w:rFonts w:hint="eastAsia" w:ascii="等线" w:hAnsi="等线" w:eastAsia="等线" w:cs="Times New Roman"/>
          <w:szCs w:val="22"/>
        </w:rPr>
      </w:pPr>
    </w:p>
    <w:p w14:paraId="58F74C43">
      <w:pPr>
        <w:keepNext/>
        <w:keepLines/>
        <w:spacing w:before="260" w:after="260" w:line="416" w:lineRule="auto"/>
        <w:outlineLvl w:val="2"/>
        <w:rPr>
          <w:rFonts w:hint="eastAsia" w:ascii="华文中宋" w:hAnsi="华文中宋" w:eastAsia="华文中宋" w:cs="Times New Roman"/>
          <w:b/>
          <w:bCs/>
          <w:sz w:val="22"/>
          <w:szCs w:val="22"/>
        </w:rPr>
      </w:pPr>
      <w:bookmarkStart w:id="16" w:name="_Toc148635498"/>
      <w:r>
        <w:rPr>
          <w:rFonts w:hint="eastAsia" w:ascii="华文中宋" w:hAnsi="华文中宋" w:eastAsia="华文中宋" w:cs="Times New Roman"/>
          <w:b/>
          <w:bCs/>
          <w:sz w:val="22"/>
          <w:szCs w:val="22"/>
        </w:rPr>
        <w:t>1</w:t>
      </w:r>
      <w:r>
        <w:rPr>
          <w:rFonts w:ascii="华文中宋" w:hAnsi="华文中宋" w:eastAsia="华文中宋" w:cs="Times New Roman"/>
          <w:b/>
          <w:bCs/>
          <w:sz w:val="22"/>
          <w:szCs w:val="22"/>
        </w:rPr>
        <w:t>.3</w:t>
      </w:r>
      <w:r>
        <w:rPr>
          <w:rFonts w:hint="eastAsia" w:ascii="华文中宋" w:hAnsi="华文中宋" w:eastAsia="华文中宋" w:cs="Times New Roman"/>
          <w:b/>
          <w:bCs/>
          <w:sz w:val="22"/>
          <w:szCs w:val="22"/>
        </w:rPr>
        <w:t>确定用例（总用例图）</w:t>
      </w:r>
      <w:bookmarkEnd w:id="16"/>
    </w:p>
    <w:p w14:paraId="22357D1C">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5261610" cy="2749550"/>
            <wp:effectExtent l="0" t="0" r="15240" b="1270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7"/>
                    <a:stretch>
                      <a:fillRect/>
                    </a:stretch>
                  </pic:blipFill>
                  <pic:spPr>
                    <a:xfrm>
                      <a:off x="0" y="0"/>
                      <a:ext cx="5261610" cy="2749550"/>
                    </a:xfrm>
                    <a:prstGeom prst="rect">
                      <a:avLst/>
                    </a:prstGeom>
                  </pic:spPr>
                </pic:pic>
              </a:graphicData>
            </a:graphic>
          </wp:inline>
        </w:drawing>
      </w:r>
    </w:p>
    <w:p w14:paraId="790D5BAF">
      <w:pPr>
        <w:jc w:val="center"/>
        <w:rPr>
          <w:rFonts w:ascii="Arial" w:hAnsi="Arial" w:eastAsia="等线" w:cs="Times New Roman"/>
          <w:sz w:val="20"/>
          <w:szCs w:val="22"/>
          <w:lang w:eastAsia="zh"/>
        </w:rPr>
      </w:pPr>
      <w:r>
        <w:rPr>
          <w:rFonts w:ascii="Arial" w:hAnsi="Arial" w:eastAsia="黑体" w:cs="Times New Roman"/>
          <w:sz w:val="20"/>
          <w:szCs w:val="22"/>
        </w:rPr>
        <w:t xml:space="preserve">图 </w:t>
      </w:r>
      <w:r>
        <w:rPr>
          <w:rFonts w:ascii="Arial" w:hAnsi="Arial" w:eastAsia="黑体" w:cs="Times New Roman"/>
          <w:sz w:val="20"/>
          <w:szCs w:val="22"/>
        </w:rPr>
        <w:fldChar w:fldCharType="begin"/>
      </w:r>
      <w:r>
        <w:rPr>
          <w:rFonts w:ascii="Arial" w:hAnsi="Arial" w:eastAsia="黑体" w:cs="Times New Roman"/>
          <w:sz w:val="20"/>
          <w:szCs w:val="22"/>
        </w:rPr>
        <w:instrText xml:space="preserve"> SEQ 图 \* ARABIC </w:instrText>
      </w:r>
      <w:r>
        <w:rPr>
          <w:rFonts w:ascii="Arial" w:hAnsi="Arial" w:eastAsia="黑体" w:cs="Times New Roman"/>
          <w:sz w:val="20"/>
          <w:szCs w:val="22"/>
        </w:rPr>
        <w:fldChar w:fldCharType="separate"/>
      </w:r>
      <w:r>
        <w:rPr>
          <w:rFonts w:ascii="Arial" w:hAnsi="Arial" w:eastAsia="黑体" w:cs="Times New Roman"/>
          <w:sz w:val="20"/>
          <w:szCs w:val="22"/>
        </w:rPr>
        <w:t>1</w:t>
      </w:r>
      <w:r>
        <w:rPr>
          <w:rFonts w:ascii="Arial" w:hAnsi="Arial" w:eastAsia="黑体" w:cs="Times New Roman"/>
          <w:sz w:val="20"/>
          <w:szCs w:val="22"/>
        </w:rPr>
        <w:fldChar w:fldCharType="end"/>
      </w:r>
      <w:r>
        <w:rPr>
          <w:rFonts w:hint="eastAsia" w:ascii="Arial" w:hAnsi="Arial" w:eastAsia="黑体" w:cs="Times New Roman"/>
          <w:sz w:val="20"/>
          <w:szCs w:val="22"/>
        </w:rPr>
        <w:t>.3 总用</w:t>
      </w:r>
      <w:r>
        <w:rPr>
          <w:rFonts w:hint="eastAsia" w:ascii="Arial" w:hAnsi="Arial" w:eastAsia="黑体" w:cs="Times New Roman"/>
          <w:sz w:val="20"/>
          <w:szCs w:val="22"/>
          <w:lang w:eastAsia="zh"/>
        </w:rPr>
        <w:t>例图</w:t>
      </w:r>
    </w:p>
    <w:p w14:paraId="1083317A">
      <w:pPr>
        <w:keepNext/>
        <w:keepLines/>
        <w:spacing w:before="260" w:after="260" w:line="416" w:lineRule="auto"/>
        <w:outlineLvl w:val="2"/>
        <w:rPr>
          <w:rFonts w:hint="eastAsia" w:ascii="华文中宋" w:hAnsi="华文中宋" w:eastAsia="华文中宋" w:cs="Times New Roman"/>
          <w:b/>
          <w:bCs/>
          <w:sz w:val="22"/>
          <w:szCs w:val="22"/>
        </w:rPr>
      </w:pPr>
      <w:bookmarkStart w:id="17" w:name="_Toc148635499"/>
      <w:r>
        <w:rPr>
          <w:rFonts w:hint="eastAsia" w:ascii="华文中宋" w:hAnsi="华文中宋" w:eastAsia="华文中宋" w:cs="Times New Roman"/>
          <w:b/>
          <w:bCs/>
          <w:sz w:val="22"/>
          <w:szCs w:val="22"/>
        </w:rPr>
        <w:t>1</w:t>
      </w:r>
      <w:r>
        <w:rPr>
          <w:rFonts w:ascii="华文中宋" w:hAnsi="华文中宋" w:eastAsia="华文中宋" w:cs="Times New Roman"/>
          <w:b/>
          <w:bCs/>
          <w:sz w:val="22"/>
          <w:szCs w:val="22"/>
        </w:rPr>
        <w:t>.4</w:t>
      </w:r>
      <w:r>
        <w:rPr>
          <w:rFonts w:hint="eastAsia" w:ascii="华文中宋" w:hAnsi="华文中宋" w:eastAsia="华文中宋" w:cs="Times New Roman"/>
          <w:b/>
          <w:bCs/>
          <w:sz w:val="22"/>
          <w:szCs w:val="22"/>
        </w:rPr>
        <w:t>用例说明</w:t>
      </w:r>
      <w:bookmarkEnd w:id="17"/>
    </w:p>
    <w:p w14:paraId="140DD430">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4.1</w:t>
      </w:r>
      <w:r>
        <w:rPr>
          <w:rFonts w:hint="eastAsia" w:ascii="宋体" w:hAnsi="宋体" w:eastAsia="宋体" w:cs="Times New Roman"/>
          <w:b/>
          <w:bCs/>
          <w:szCs w:val="21"/>
          <w:lang w:eastAsia="zh"/>
        </w:rPr>
        <w:t>顾客</w:t>
      </w:r>
      <w:r>
        <w:rPr>
          <w:rFonts w:hint="eastAsia" w:ascii="宋体" w:hAnsi="宋体" w:eastAsia="宋体" w:cs="Times New Roman"/>
          <w:b/>
          <w:bCs/>
          <w:szCs w:val="21"/>
        </w:rPr>
        <w:t>注册</w:t>
      </w:r>
    </w:p>
    <w:p w14:paraId="7191F81F">
      <w:pPr>
        <w:ind w:left="360"/>
        <w:rPr>
          <w:rFonts w:hint="eastAsia" w:ascii="宋体" w:hAnsi="宋体" w:eastAsia="宋体" w:cs="Times New Roman"/>
          <w:szCs w:val="22"/>
        </w:rPr>
      </w:pPr>
      <w:r>
        <w:rPr>
          <w:rFonts w:hint="eastAsia" w:ascii="宋体" w:hAnsi="宋体" w:eastAsia="宋体" w:cs="Times New Roman"/>
          <w:szCs w:val="22"/>
        </w:rPr>
        <w:t>用例名：</w:t>
      </w:r>
      <w:r>
        <w:rPr>
          <w:rFonts w:hint="eastAsia" w:ascii="宋体" w:hAnsi="宋体" w:eastAsia="宋体" w:cs="Times New Roman"/>
          <w:szCs w:val="22"/>
          <w:lang w:eastAsia="zh"/>
        </w:rPr>
        <w:t>顾客</w:t>
      </w:r>
      <w:r>
        <w:rPr>
          <w:rFonts w:hint="eastAsia" w:ascii="宋体" w:hAnsi="宋体" w:eastAsia="宋体" w:cs="Times New Roman"/>
          <w:szCs w:val="22"/>
        </w:rPr>
        <w:t>注册</w:t>
      </w:r>
    </w:p>
    <w:p w14:paraId="07E8B06E">
      <w:pPr>
        <w:ind w:left="360"/>
        <w:rPr>
          <w:rFonts w:hint="eastAsia" w:ascii="宋体" w:hAnsi="宋体" w:eastAsia="宋体" w:cs="Times New Roman"/>
          <w:szCs w:val="22"/>
        </w:rPr>
      </w:pPr>
      <w:r>
        <w:rPr>
          <w:rFonts w:hint="eastAsia" w:ascii="宋体" w:hAnsi="宋体" w:eastAsia="宋体" w:cs="Times New Roman"/>
          <w:szCs w:val="22"/>
        </w:rPr>
        <w:t>描述：</w:t>
      </w:r>
      <w:r>
        <w:rPr>
          <w:rFonts w:hint="eastAsia" w:ascii="宋体" w:hAnsi="宋体" w:eastAsia="宋体" w:cs="Times New Roman"/>
          <w:szCs w:val="22"/>
          <w:lang w:eastAsia="zh"/>
        </w:rPr>
        <w:t>顾客</w:t>
      </w:r>
      <w:r>
        <w:rPr>
          <w:rFonts w:hint="eastAsia" w:ascii="宋体" w:hAnsi="宋体" w:eastAsia="宋体" w:cs="Times New Roman"/>
          <w:szCs w:val="22"/>
        </w:rPr>
        <w:t>通过注册在本系统中添加自己的账号</w:t>
      </w:r>
    </w:p>
    <w:p w14:paraId="04C5267C">
      <w:pPr>
        <w:ind w:left="360"/>
        <w:rPr>
          <w:rFonts w:hint="eastAsia" w:ascii="宋体" w:hAnsi="宋体" w:eastAsia="宋体" w:cs="Times New Roman"/>
          <w:szCs w:val="22"/>
          <w:lang w:eastAsia="zh"/>
        </w:rPr>
      </w:pPr>
      <w:r>
        <w:rPr>
          <w:rFonts w:hint="eastAsia" w:ascii="宋体" w:hAnsi="宋体" w:eastAsia="宋体" w:cs="Times New Roman"/>
          <w:szCs w:val="22"/>
        </w:rPr>
        <w:t>参与者：</w:t>
      </w:r>
      <w:r>
        <w:rPr>
          <w:rFonts w:hint="eastAsia" w:ascii="宋体" w:hAnsi="宋体" w:eastAsia="宋体" w:cs="Times New Roman"/>
          <w:szCs w:val="22"/>
          <w:lang w:eastAsia="zh"/>
        </w:rPr>
        <w:t>顾客</w:t>
      </w:r>
    </w:p>
    <w:p w14:paraId="1A621135">
      <w:pPr>
        <w:ind w:left="360"/>
        <w:rPr>
          <w:rFonts w:hint="eastAsia" w:ascii="宋体" w:hAnsi="宋体" w:eastAsia="宋体" w:cs="Times New Roman"/>
          <w:szCs w:val="22"/>
        </w:rPr>
      </w:pPr>
      <w:r>
        <w:rPr>
          <w:rFonts w:hint="eastAsia" w:ascii="宋体" w:hAnsi="宋体" w:eastAsia="宋体" w:cs="Times New Roman"/>
          <w:szCs w:val="22"/>
        </w:rPr>
        <w:t>前置条件：</w:t>
      </w:r>
      <w:r>
        <w:rPr>
          <w:rFonts w:hint="eastAsia" w:ascii="宋体" w:hAnsi="宋体" w:eastAsia="宋体" w:cs="Times New Roman"/>
          <w:szCs w:val="22"/>
          <w:lang w:eastAsia="zh"/>
        </w:rPr>
        <w:t>顾客</w:t>
      </w:r>
      <w:r>
        <w:rPr>
          <w:rFonts w:hint="eastAsia" w:ascii="宋体" w:hAnsi="宋体" w:eastAsia="宋体" w:cs="Times New Roman"/>
          <w:szCs w:val="22"/>
        </w:rPr>
        <w:t>所申请账号未在本系统注册</w:t>
      </w:r>
    </w:p>
    <w:p w14:paraId="3F3ACD89">
      <w:pPr>
        <w:ind w:left="360"/>
        <w:rPr>
          <w:rFonts w:hint="eastAsia" w:ascii="宋体" w:hAnsi="宋体" w:eastAsia="宋体" w:cs="Times New Roman"/>
          <w:szCs w:val="22"/>
        </w:rPr>
      </w:pPr>
      <w:r>
        <w:rPr>
          <w:rFonts w:hint="eastAsia" w:ascii="宋体" w:hAnsi="宋体" w:eastAsia="宋体" w:cs="Times New Roman"/>
          <w:szCs w:val="22"/>
        </w:rPr>
        <w:t>活动图：</w:t>
      </w:r>
    </w:p>
    <w:p w14:paraId="4DEBCBD9">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5042535" cy="5795010"/>
            <wp:effectExtent l="0" t="0" r="5715" b="152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8"/>
                    <a:stretch>
                      <a:fillRect/>
                    </a:stretch>
                  </pic:blipFill>
                  <pic:spPr>
                    <a:xfrm>
                      <a:off x="0" y="0"/>
                      <a:ext cx="5042535" cy="5795010"/>
                    </a:xfrm>
                    <a:prstGeom prst="rect">
                      <a:avLst/>
                    </a:prstGeom>
                  </pic:spPr>
                </pic:pic>
              </a:graphicData>
            </a:graphic>
          </wp:inline>
        </w:drawing>
      </w:r>
    </w:p>
    <w:p w14:paraId="69F81DD2">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 xml:space="preserve">1.4.1 </w:t>
      </w:r>
      <w:r>
        <w:rPr>
          <w:rFonts w:hint="eastAsia" w:ascii="Arial" w:hAnsi="Arial" w:eastAsia="黑体" w:cs="Times New Roman"/>
          <w:sz w:val="20"/>
          <w:szCs w:val="22"/>
          <w:lang w:eastAsia="zh"/>
        </w:rPr>
        <w:t>顾客</w:t>
      </w:r>
      <w:r>
        <w:rPr>
          <w:rFonts w:hint="eastAsia" w:ascii="Arial" w:hAnsi="Arial" w:eastAsia="黑体" w:cs="Times New Roman"/>
          <w:sz w:val="20"/>
          <w:szCs w:val="22"/>
        </w:rPr>
        <w:t>注册用例图</w:t>
      </w:r>
    </w:p>
    <w:p w14:paraId="6E9CE0E5">
      <w:pPr>
        <w:keepNext/>
        <w:keepLines/>
        <w:spacing w:before="280" w:after="290" w:line="376" w:lineRule="auto"/>
        <w:outlineLvl w:val="3"/>
        <w:rPr>
          <w:rFonts w:hint="eastAsia" w:ascii="宋体" w:hAnsi="宋体" w:eastAsia="宋体" w:cs="Times New Roman"/>
          <w:b/>
          <w:bCs/>
          <w:szCs w:val="21"/>
        </w:rPr>
      </w:pPr>
      <w:r>
        <w:rPr>
          <w:rFonts w:ascii="宋体" w:hAnsi="宋体" w:eastAsia="宋体" w:cs="Times New Roman"/>
          <w:b/>
          <w:bCs/>
          <w:szCs w:val="21"/>
        </w:rPr>
        <w:t>1.4.2</w:t>
      </w:r>
      <w:r>
        <w:rPr>
          <w:rFonts w:hint="eastAsia" w:ascii="宋体" w:hAnsi="宋体" w:eastAsia="宋体" w:cs="Times New Roman"/>
          <w:b/>
          <w:bCs/>
          <w:szCs w:val="21"/>
          <w:lang w:eastAsia="zh"/>
        </w:rPr>
        <w:t>顾客</w:t>
      </w:r>
      <w:r>
        <w:rPr>
          <w:rFonts w:hint="eastAsia" w:ascii="宋体" w:hAnsi="宋体" w:eastAsia="宋体" w:cs="Times New Roman"/>
          <w:b/>
          <w:bCs/>
          <w:szCs w:val="21"/>
        </w:rPr>
        <w:t>登录</w:t>
      </w:r>
    </w:p>
    <w:p w14:paraId="136CA8B5">
      <w:pPr>
        <w:ind w:left="360"/>
        <w:rPr>
          <w:rFonts w:hint="eastAsia" w:ascii="宋体" w:hAnsi="宋体" w:eastAsia="宋体" w:cs="Times New Roman"/>
          <w:szCs w:val="22"/>
        </w:rPr>
      </w:pPr>
      <w:r>
        <w:rPr>
          <w:rFonts w:hint="eastAsia" w:ascii="宋体" w:hAnsi="宋体" w:eastAsia="宋体" w:cs="Times New Roman"/>
          <w:szCs w:val="22"/>
        </w:rPr>
        <w:t>用例名：</w:t>
      </w:r>
      <w:r>
        <w:rPr>
          <w:rFonts w:hint="eastAsia" w:ascii="宋体" w:hAnsi="宋体" w:eastAsia="宋体" w:cs="Times New Roman"/>
          <w:szCs w:val="22"/>
          <w:lang w:eastAsia="zh"/>
        </w:rPr>
        <w:t>顾客</w:t>
      </w:r>
      <w:r>
        <w:rPr>
          <w:rFonts w:hint="eastAsia" w:ascii="宋体" w:hAnsi="宋体" w:eastAsia="宋体" w:cs="Times New Roman"/>
          <w:szCs w:val="22"/>
        </w:rPr>
        <w:t>登录</w:t>
      </w:r>
    </w:p>
    <w:p w14:paraId="4A90D071">
      <w:pPr>
        <w:ind w:left="360"/>
        <w:rPr>
          <w:rFonts w:hint="eastAsia" w:ascii="宋体" w:hAnsi="宋体" w:eastAsia="宋体" w:cs="Times New Roman"/>
          <w:szCs w:val="22"/>
        </w:rPr>
      </w:pPr>
      <w:r>
        <w:rPr>
          <w:rFonts w:hint="eastAsia" w:ascii="宋体" w:hAnsi="宋体" w:eastAsia="宋体" w:cs="Times New Roman"/>
          <w:szCs w:val="22"/>
        </w:rPr>
        <w:t>描述：</w:t>
      </w:r>
      <w:r>
        <w:rPr>
          <w:rFonts w:hint="eastAsia" w:ascii="宋体" w:hAnsi="宋体" w:eastAsia="宋体" w:cs="Times New Roman"/>
          <w:szCs w:val="22"/>
          <w:lang w:eastAsia="zh"/>
        </w:rPr>
        <w:t>顾客</w:t>
      </w:r>
      <w:r>
        <w:rPr>
          <w:rFonts w:hint="eastAsia" w:ascii="宋体" w:hAnsi="宋体" w:eastAsia="宋体" w:cs="Times New Roman"/>
          <w:szCs w:val="22"/>
        </w:rPr>
        <w:t>选择登陆方式，通过选择的方式登录系统</w:t>
      </w:r>
    </w:p>
    <w:p w14:paraId="30994ABB">
      <w:pPr>
        <w:ind w:left="360"/>
        <w:rPr>
          <w:rFonts w:hint="eastAsia" w:ascii="宋体" w:hAnsi="宋体" w:eastAsia="宋体" w:cs="Times New Roman"/>
          <w:szCs w:val="22"/>
          <w:lang w:eastAsia="zh"/>
        </w:rPr>
      </w:pPr>
      <w:r>
        <w:rPr>
          <w:rFonts w:hint="eastAsia" w:ascii="宋体" w:hAnsi="宋体" w:eastAsia="宋体" w:cs="Times New Roman"/>
          <w:szCs w:val="22"/>
        </w:rPr>
        <w:t>参与者：</w:t>
      </w:r>
      <w:r>
        <w:rPr>
          <w:rFonts w:hint="eastAsia" w:ascii="宋体" w:hAnsi="宋体" w:eastAsia="宋体" w:cs="Times New Roman"/>
          <w:szCs w:val="22"/>
          <w:lang w:eastAsia="zh"/>
        </w:rPr>
        <w:t>顾客</w:t>
      </w:r>
      <w:r>
        <w:rPr>
          <w:rFonts w:hint="eastAsia" w:ascii="宋体" w:hAnsi="宋体" w:eastAsia="宋体" w:cs="Times New Roman"/>
          <w:szCs w:val="22"/>
        </w:rPr>
        <w:t>、</w:t>
      </w:r>
      <w:r>
        <w:rPr>
          <w:rFonts w:hint="eastAsia" w:ascii="宋体" w:hAnsi="宋体" w:eastAsia="宋体" w:cs="Times New Roman"/>
          <w:szCs w:val="22"/>
          <w:lang w:eastAsia="zh"/>
        </w:rPr>
        <w:t>商家</w:t>
      </w:r>
    </w:p>
    <w:p w14:paraId="03D4ACF2">
      <w:pPr>
        <w:ind w:left="360"/>
        <w:rPr>
          <w:rFonts w:hint="eastAsia" w:ascii="宋体" w:hAnsi="宋体" w:eastAsia="宋体" w:cs="Times New Roman"/>
          <w:szCs w:val="22"/>
        </w:rPr>
      </w:pPr>
      <w:r>
        <w:rPr>
          <w:rFonts w:hint="eastAsia" w:ascii="宋体" w:hAnsi="宋体" w:eastAsia="宋体" w:cs="Times New Roman"/>
          <w:szCs w:val="22"/>
        </w:rPr>
        <w:t>前置条件：</w:t>
      </w:r>
      <w:r>
        <w:rPr>
          <w:rFonts w:hint="eastAsia" w:ascii="宋体" w:hAnsi="宋体" w:eastAsia="宋体" w:cs="Times New Roman"/>
          <w:szCs w:val="22"/>
          <w:lang w:eastAsia="zh"/>
        </w:rPr>
        <w:t>顾客</w:t>
      </w:r>
      <w:r>
        <w:rPr>
          <w:rFonts w:hint="eastAsia" w:ascii="宋体" w:hAnsi="宋体" w:eastAsia="宋体" w:cs="Times New Roman"/>
          <w:szCs w:val="22"/>
        </w:rPr>
        <w:t>登录账号已在本系统注册</w:t>
      </w:r>
    </w:p>
    <w:p w14:paraId="10FB7E8F">
      <w:pPr>
        <w:ind w:left="360"/>
        <w:rPr>
          <w:rFonts w:hint="eastAsia" w:ascii="宋体" w:hAnsi="宋体" w:eastAsia="宋体" w:cs="Times New Roman"/>
          <w:szCs w:val="22"/>
        </w:rPr>
      </w:pPr>
      <w:r>
        <w:rPr>
          <w:rFonts w:hint="eastAsia" w:ascii="宋体" w:hAnsi="宋体" w:eastAsia="宋体" w:cs="Times New Roman"/>
          <w:szCs w:val="22"/>
        </w:rPr>
        <w:t>活动图：</w:t>
      </w:r>
    </w:p>
    <w:p w14:paraId="1B32E1BC">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4860290" cy="5074920"/>
            <wp:effectExtent l="0" t="0" r="16510" b="1143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9"/>
                    <a:stretch>
                      <a:fillRect/>
                    </a:stretch>
                  </pic:blipFill>
                  <pic:spPr>
                    <a:xfrm>
                      <a:off x="0" y="0"/>
                      <a:ext cx="4860290" cy="5074920"/>
                    </a:xfrm>
                    <a:prstGeom prst="rect">
                      <a:avLst/>
                    </a:prstGeom>
                  </pic:spPr>
                </pic:pic>
              </a:graphicData>
            </a:graphic>
          </wp:inline>
        </w:drawing>
      </w:r>
    </w:p>
    <w:p w14:paraId="0A0A9C1A">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 xml:space="preserve">1.4.2 </w:t>
      </w:r>
      <w:r>
        <w:rPr>
          <w:rFonts w:hint="eastAsia" w:ascii="Arial" w:hAnsi="Arial" w:eastAsia="黑体" w:cs="Times New Roman"/>
          <w:sz w:val="20"/>
          <w:szCs w:val="22"/>
          <w:lang w:eastAsia="zh"/>
        </w:rPr>
        <w:t>顾客</w:t>
      </w:r>
      <w:r>
        <w:rPr>
          <w:rFonts w:hint="eastAsia" w:ascii="Arial" w:hAnsi="Arial" w:eastAsia="黑体" w:cs="Times New Roman"/>
          <w:sz w:val="20"/>
          <w:szCs w:val="22"/>
        </w:rPr>
        <w:t>登录活动图</w:t>
      </w:r>
    </w:p>
    <w:p w14:paraId="54134AC4">
      <w:pPr>
        <w:keepNext/>
        <w:keepLines/>
        <w:spacing w:before="280" w:after="290" w:line="376" w:lineRule="auto"/>
        <w:outlineLvl w:val="3"/>
        <w:rPr>
          <w:rFonts w:hint="eastAsia" w:ascii="宋体" w:hAnsi="宋体" w:eastAsia="宋体" w:cs="Times New Roman"/>
          <w:b/>
          <w:bCs/>
          <w:szCs w:val="21"/>
        </w:rPr>
      </w:pPr>
      <w:r>
        <w:rPr>
          <w:rFonts w:ascii="宋体" w:hAnsi="宋体" w:eastAsia="宋体" w:cs="Times New Roman"/>
          <w:b/>
          <w:bCs/>
          <w:szCs w:val="21"/>
        </w:rPr>
        <w:t>1.4.</w:t>
      </w:r>
      <w:r>
        <w:rPr>
          <w:rFonts w:hint="eastAsia" w:ascii="宋体" w:hAnsi="宋体" w:eastAsia="宋体" w:cs="Times New Roman"/>
          <w:b/>
          <w:bCs/>
          <w:szCs w:val="21"/>
        </w:rPr>
        <w:t>3修改</w:t>
      </w:r>
      <w:r>
        <w:rPr>
          <w:rFonts w:hint="eastAsia" w:ascii="宋体" w:hAnsi="宋体" w:eastAsia="宋体" w:cs="Times New Roman"/>
          <w:b/>
          <w:bCs/>
          <w:szCs w:val="21"/>
          <w:lang w:eastAsia="zh"/>
        </w:rPr>
        <w:t>顾客</w:t>
      </w:r>
      <w:r>
        <w:rPr>
          <w:rFonts w:hint="eastAsia" w:ascii="宋体" w:hAnsi="宋体" w:eastAsia="宋体" w:cs="Times New Roman"/>
          <w:b/>
          <w:bCs/>
          <w:szCs w:val="21"/>
        </w:rPr>
        <w:t>信息</w:t>
      </w:r>
    </w:p>
    <w:p w14:paraId="03281953">
      <w:pPr>
        <w:ind w:left="360"/>
        <w:rPr>
          <w:rFonts w:hint="eastAsia" w:ascii="宋体" w:hAnsi="宋体" w:eastAsia="宋体" w:cs="Times New Roman"/>
          <w:szCs w:val="22"/>
        </w:rPr>
      </w:pPr>
      <w:r>
        <w:rPr>
          <w:rFonts w:hint="eastAsia" w:ascii="宋体" w:hAnsi="宋体" w:eastAsia="宋体" w:cs="Times New Roman"/>
          <w:szCs w:val="22"/>
        </w:rPr>
        <w:t>用例名：修改</w:t>
      </w:r>
      <w:r>
        <w:rPr>
          <w:rFonts w:hint="eastAsia" w:ascii="宋体" w:hAnsi="宋体" w:eastAsia="宋体" w:cs="Times New Roman"/>
          <w:szCs w:val="22"/>
          <w:lang w:eastAsia="zh"/>
        </w:rPr>
        <w:t>顾客</w:t>
      </w:r>
      <w:r>
        <w:rPr>
          <w:rFonts w:hint="eastAsia" w:ascii="宋体" w:hAnsi="宋体" w:eastAsia="宋体" w:cs="Times New Roman"/>
          <w:szCs w:val="22"/>
        </w:rPr>
        <w:t>信息</w:t>
      </w:r>
    </w:p>
    <w:p w14:paraId="346029A5">
      <w:pPr>
        <w:ind w:left="360"/>
        <w:rPr>
          <w:rFonts w:hint="eastAsia" w:ascii="宋体" w:hAnsi="宋体" w:eastAsia="宋体" w:cs="Times New Roman"/>
          <w:szCs w:val="22"/>
        </w:rPr>
      </w:pPr>
      <w:r>
        <w:rPr>
          <w:rFonts w:hint="eastAsia" w:ascii="宋体" w:hAnsi="宋体" w:eastAsia="宋体" w:cs="Times New Roman"/>
          <w:szCs w:val="22"/>
        </w:rPr>
        <w:t>描述：登录账号后，</w:t>
      </w:r>
      <w:r>
        <w:rPr>
          <w:rFonts w:hint="eastAsia" w:ascii="宋体" w:hAnsi="宋体" w:eastAsia="宋体" w:cs="Times New Roman"/>
          <w:szCs w:val="22"/>
          <w:lang w:eastAsia="zh"/>
        </w:rPr>
        <w:t>顾客</w:t>
      </w:r>
      <w:r>
        <w:rPr>
          <w:rFonts w:hint="eastAsia" w:ascii="宋体" w:hAnsi="宋体" w:eastAsia="宋体" w:cs="Times New Roman"/>
          <w:szCs w:val="22"/>
        </w:rPr>
        <w:t>可通过该功能修改个人信息及修改密码</w:t>
      </w:r>
    </w:p>
    <w:p w14:paraId="682A6407">
      <w:pPr>
        <w:ind w:left="360"/>
        <w:rPr>
          <w:rFonts w:hint="eastAsia" w:ascii="宋体" w:hAnsi="宋体" w:eastAsia="宋体" w:cs="Times New Roman"/>
          <w:szCs w:val="22"/>
          <w:lang w:eastAsia="zh"/>
        </w:rPr>
      </w:pPr>
      <w:r>
        <w:rPr>
          <w:rFonts w:hint="eastAsia" w:ascii="宋体" w:hAnsi="宋体" w:eastAsia="宋体" w:cs="Times New Roman"/>
          <w:szCs w:val="22"/>
        </w:rPr>
        <w:t>参与者：</w:t>
      </w:r>
      <w:r>
        <w:rPr>
          <w:rFonts w:hint="eastAsia" w:ascii="宋体" w:hAnsi="宋体" w:eastAsia="宋体" w:cs="Times New Roman"/>
          <w:szCs w:val="22"/>
          <w:lang w:eastAsia="zh"/>
        </w:rPr>
        <w:t>顾客</w:t>
      </w:r>
    </w:p>
    <w:p w14:paraId="3D4C3D28">
      <w:pPr>
        <w:ind w:left="360"/>
        <w:rPr>
          <w:rFonts w:hint="eastAsia" w:ascii="宋体" w:hAnsi="宋体" w:eastAsia="宋体" w:cs="Times New Roman"/>
          <w:szCs w:val="22"/>
        </w:rPr>
      </w:pPr>
      <w:r>
        <w:rPr>
          <w:rFonts w:hint="eastAsia" w:ascii="宋体" w:hAnsi="宋体" w:eastAsia="宋体" w:cs="Times New Roman"/>
          <w:szCs w:val="22"/>
        </w:rPr>
        <w:t>前置条件：</w:t>
      </w:r>
      <w:r>
        <w:rPr>
          <w:rFonts w:hint="eastAsia" w:ascii="宋体" w:hAnsi="宋体" w:eastAsia="宋体" w:cs="Times New Roman"/>
          <w:szCs w:val="22"/>
          <w:lang w:eastAsia="zh"/>
        </w:rPr>
        <w:t>顾客</w:t>
      </w:r>
      <w:r>
        <w:rPr>
          <w:rFonts w:hint="eastAsia" w:ascii="宋体" w:hAnsi="宋体" w:eastAsia="宋体" w:cs="Times New Roman"/>
          <w:szCs w:val="22"/>
        </w:rPr>
        <w:t>已在本系统登录</w:t>
      </w:r>
    </w:p>
    <w:p w14:paraId="30D2EE7D">
      <w:pPr>
        <w:ind w:left="360"/>
        <w:rPr>
          <w:rFonts w:hint="eastAsia" w:ascii="宋体" w:hAnsi="宋体" w:eastAsia="宋体" w:cs="Times New Roman"/>
          <w:szCs w:val="22"/>
        </w:rPr>
      </w:pPr>
      <w:r>
        <w:rPr>
          <w:rFonts w:hint="eastAsia" w:ascii="宋体" w:hAnsi="宋体" w:eastAsia="宋体" w:cs="Times New Roman"/>
          <w:szCs w:val="22"/>
        </w:rPr>
        <w:t>活动图：</w:t>
      </w:r>
    </w:p>
    <w:p w14:paraId="27140BC7">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5270500" cy="4893310"/>
            <wp:effectExtent l="0" t="0" r="6350"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0"/>
                    <a:stretch>
                      <a:fillRect/>
                    </a:stretch>
                  </pic:blipFill>
                  <pic:spPr>
                    <a:xfrm>
                      <a:off x="0" y="0"/>
                      <a:ext cx="5270500" cy="4893310"/>
                    </a:xfrm>
                    <a:prstGeom prst="rect">
                      <a:avLst/>
                    </a:prstGeom>
                  </pic:spPr>
                </pic:pic>
              </a:graphicData>
            </a:graphic>
          </wp:inline>
        </w:drawing>
      </w:r>
    </w:p>
    <w:p w14:paraId="47148704">
      <w:pPr>
        <w:ind w:left="360"/>
        <w:jc w:val="center"/>
        <w:rPr>
          <w:rFonts w:ascii="Arial" w:hAnsi="Arial" w:eastAsia="黑体"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1.4.3 修改</w:t>
      </w:r>
      <w:r>
        <w:rPr>
          <w:rFonts w:hint="eastAsia" w:ascii="Arial" w:hAnsi="Arial" w:eastAsia="黑体" w:cs="Times New Roman"/>
          <w:sz w:val="20"/>
          <w:szCs w:val="22"/>
          <w:lang w:eastAsia="zh"/>
        </w:rPr>
        <w:t>顾客</w:t>
      </w:r>
      <w:r>
        <w:rPr>
          <w:rFonts w:hint="eastAsia" w:ascii="Arial" w:hAnsi="Arial" w:eastAsia="黑体" w:cs="Times New Roman"/>
          <w:sz w:val="20"/>
          <w:szCs w:val="22"/>
        </w:rPr>
        <w:t>信息活动图</w:t>
      </w:r>
    </w:p>
    <w:p w14:paraId="798C875B">
      <w:pPr>
        <w:keepNext/>
        <w:keepLines/>
        <w:spacing w:before="280" w:after="290" w:line="376" w:lineRule="auto"/>
        <w:outlineLvl w:val="3"/>
        <w:rPr>
          <w:rFonts w:hint="eastAsia" w:ascii="宋体" w:hAnsi="宋体" w:eastAsia="宋体" w:cs="Times New Roman"/>
          <w:b/>
          <w:bCs/>
          <w:szCs w:val="21"/>
          <w:lang w:eastAsia="zh"/>
        </w:rPr>
      </w:pPr>
      <w:r>
        <w:rPr>
          <w:rFonts w:ascii="宋体" w:hAnsi="宋体" w:eastAsia="宋体" w:cs="Times New Roman"/>
          <w:b/>
          <w:bCs/>
          <w:szCs w:val="21"/>
        </w:rPr>
        <w:t>1.4.</w:t>
      </w:r>
      <w:r>
        <w:rPr>
          <w:rFonts w:hint="eastAsia" w:ascii="宋体" w:hAnsi="宋体" w:eastAsia="宋体" w:cs="Times New Roman"/>
          <w:b/>
          <w:bCs/>
          <w:szCs w:val="21"/>
          <w:lang w:eastAsia="zh"/>
        </w:rPr>
        <w:t>4查询用户信息</w:t>
      </w:r>
    </w:p>
    <w:p w14:paraId="1F31A546">
      <w:pPr>
        <w:ind w:left="360"/>
        <w:rPr>
          <w:rFonts w:hint="eastAsia" w:ascii="宋体" w:hAnsi="宋体" w:eastAsia="宋体" w:cs="Times New Roman"/>
          <w:szCs w:val="22"/>
          <w:lang w:eastAsia="zh"/>
        </w:rPr>
      </w:pPr>
      <w:r>
        <w:rPr>
          <w:rFonts w:hint="eastAsia" w:ascii="宋体" w:hAnsi="宋体" w:eastAsia="宋体" w:cs="Times New Roman"/>
          <w:szCs w:val="22"/>
        </w:rPr>
        <w:t>用例名：</w:t>
      </w:r>
      <w:r>
        <w:rPr>
          <w:rFonts w:hint="eastAsia" w:ascii="宋体" w:hAnsi="宋体" w:eastAsia="宋体" w:cs="Times New Roman"/>
          <w:szCs w:val="22"/>
          <w:lang w:eastAsia="zh"/>
        </w:rPr>
        <w:t>查询用户信息</w:t>
      </w:r>
    </w:p>
    <w:p w14:paraId="4E9E219B">
      <w:pPr>
        <w:ind w:left="360"/>
        <w:rPr>
          <w:rFonts w:hint="eastAsia" w:ascii="宋体" w:hAnsi="宋体" w:eastAsia="宋体" w:cs="Times New Roman"/>
          <w:szCs w:val="22"/>
        </w:rPr>
      </w:pPr>
      <w:r>
        <w:rPr>
          <w:rFonts w:hint="eastAsia" w:ascii="宋体" w:hAnsi="宋体" w:eastAsia="宋体" w:cs="Times New Roman"/>
          <w:szCs w:val="22"/>
        </w:rPr>
        <w:t>描述：</w:t>
      </w:r>
      <w:r>
        <w:rPr>
          <w:rFonts w:hint="eastAsia" w:ascii="宋体" w:hAnsi="宋体" w:eastAsia="宋体" w:cs="Times New Roman"/>
          <w:szCs w:val="22"/>
          <w:lang w:eastAsia="zh"/>
        </w:rPr>
        <w:t>顾客可以查看自己的用户信息，商家</w:t>
      </w:r>
      <w:r>
        <w:rPr>
          <w:rFonts w:hint="eastAsia" w:ascii="宋体" w:hAnsi="宋体" w:eastAsia="宋体" w:cs="Times New Roman"/>
          <w:szCs w:val="22"/>
        </w:rPr>
        <w:t>可以</w:t>
      </w:r>
      <w:r>
        <w:rPr>
          <w:rFonts w:hint="eastAsia" w:ascii="宋体" w:hAnsi="宋体" w:eastAsia="宋体" w:cs="Times New Roman"/>
          <w:szCs w:val="22"/>
          <w:lang w:eastAsia="zh"/>
        </w:rPr>
        <w:t>查看或查询</w:t>
      </w:r>
      <w:r>
        <w:rPr>
          <w:rFonts w:hint="eastAsia" w:ascii="宋体" w:hAnsi="宋体" w:eastAsia="宋体" w:cs="Times New Roman"/>
          <w:szCs w:val="22"/>
        </w:rPr>
        <w:t>任意</w:t>
      </w:r>
      <w:r>
        <w:rPr>
          <w:rFonts w:hint="eastAsia" w:ascii="宋体" w:hAnsi="宋体" w:eastAsia="宋体" w:cs="Times New Roman"/>
          <w:szCs w:val="22"/>
          <w:lang w:eastAsia="zh"/>
        </w:rPr>
        <w:t>顾客</w:t>
      </w:r>
      <w:r>
        <w:rPr>
          <w:rFonts w:hint="eastAsia" w:ascii="宋体" w:hAnsi="宋体" w:eastAsia="宋体" w:cs="Times New Roman"/>
          <w:szCs w:val="22"/>
        </w:rPr>
        <w:t>的</w:t>
      </w:r>
      <w:r>
        <w:rPr>
          <w:rFonts w:hint="eastAsia" w:ascii="宋体" w:hAnsi="宋体" w:eastAsia="宋体" w:cs="Times New Roman"/>
          <w:szCs w:val="22"/>
          <w:lang w:eastAsia="zh"/>
        </w:rPr>
        <w:t>顾客</w:t>
      </w:r>
      <w:r>
        <w:rPr>
          <w:rFonts w:hint="eastAsia" w:ascii="宋体" w:hAnsi="宋体" w:eastAsia="宋体" w:cs="Times New Roman"/>
          <w:szCs w:val="22"/>
        </w:rPr>
        <w:t>信息。</w:t>
      </w:r>
    </w:p>
    <w:p w14:paraId="237C1379">
      <w:pPr>
        <w:ind w:left="360"/>
        <w:rPr>
          <w:rFonts w:hint="eastAsia" w:ascii="宋体" w:hAnsi="宋体" w:eastAsia="宋体" w:cs="Times New Roman"/>
          <w:szCs w:val="22"/>
          <w:lang w:eastAsia="zh"/>
        </w:rPr>
      </w:pPr>
      <w:r>
        <w:rPr>
          <w:rFonts w:hint="eastAsia" w:ascii="宋体" w:hAnsi="宋体" w:eastAsia="宋体" w:cs="Times New Roman"/>
          <w:szCs w:val="22"/>
        </w:rPr>
        <w:t>参与者：</w:t>
      </w:r>
      <w:r>
        <w:rPr>
          <w:rFonts w:hint="eastAsia" w:ascii="宋体" w:hAnsi="宋体" w:eastAsia="宋体" w:cs="Times New Roman"/>
          <w:szCs w:val="22"/>
          <w:lang w:eastAsia="zh"/>
        </w:rPr>
        <w:t>顾客、商家</w:t>
      </w:r>
    </w:p>
    <w:p w14:paraId="6A03CC77">
      <w:pPr>
        <w:ind w:left="360"/>
        <w:rPr>
          <w:rFonts w:hint="eastAsia" w:ascii="宋体" w:hAnsi="宋体" w:eastAsia="宋体" w:cs="Times New Roman"/>
          <w:szCs w:val="22"/>
          <w:lang w:eastAsia="zh"/>
        </w:rPr>
      </w:pPr>
      <w:r>
        <w:rPr>
          <w:rFonts w:hint="eastAsia" w:ascii="宋体" w:hAnsi="宋体" w:eastAsia="宋体" w:cs="Times New Roman"/>
          <w:szCs w:val="22"/>
        </w:rPr>
        <w:t>前置条件：</w:t>
      </w:r>
      <w:r>
        <w:rPr>
          <w:rFonts w:hint="eastAsia" w:ascii="宋体" w:hAnsi="宋体" w:eastAsia="宋体" w:cs="Times New Roman"/>
          <w:szCs w:val="22"/>
          <w:lang w:eastAsia="zh"/>
        </w:rPr>
        <w:t>商家或顾客</w:t>
      </w:r>
      <w:r>
        <w:rPr>
          <w:rFonts w:hint="eastAsia" w:ascii="宋体" w:hAnsi="宋体" w:eastAsia="宋体" w:cs="Times New Roman"/>
          <w:szCs w:val="22"/>
        </w:rPr>
        <w:t>账号已在本系统</w:t>
      </w:r>
      <w:r>
        <w:rPr>
          <w:rFonts w:hint="eastAsia" w:ascii="宋体" w:hAnsi="宋体" w:eastAsia="宋体" w:cs="Times New Roman"/>
          <w:szCs w:val="22"/>
          <w:lang w:eastAsia="zh"/>
        </w:rPr>
        <w:t>登录</w:t>
      </w:r>
    </w:p>
    <w:p w14:paraId="2EC7E452">
      <w:pPr>
        <w:ind w:left="360"/>
        <w:rPr>
          <w:rFonts w:hint="eastAsia" w:ascii="宋体" w:hAnsi="宋体" w:eastAsia="宋体" w:cs="Times New Roman"/>
          <w:szCs w:val="22"/>
        </w:rPr>
      </w:pPr>
      <w:r>
        <w:rPr>
          <w:rFonts w:hint="eastAsia" w:ascii="宋体" w:hAnsi="宋体" w:eastAsia="宋体" w:cs="Times New Roman"/>
          <w:szCs w:val="22"/>
        </w:rPr>
        <w:t>活动图：</w:t>
      </w:r>
    </w:p>
    <w:p w14:paraId="458EF7A1">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983230" cy="4079240"/>
            <wp:effectExtent l="0" t="0" r="7620" b="1651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1"/>
                    <a:stretch>
                      <a:fillRect/>
                    </a:stretch>
                  </pic:blipFill>
                  <pic:spPr>
                    <a:xfrm>
                      <a:off x="0" y="0"/>
                      <a:ext cx="2983230" cy="4079240"/>
                    </a:xfrm>
                    <a:prstGeom prst="rect">
                      <a:avLst/>
                    </a:prstGeom>
                  </pic:spPr>
                </pic:pic>
              </a:graphicData>
            </a:graphic>
          </wp:inline>
        </w:drawing>
      </w:r>
    </w:p>
    <w:p w14:paraId="18BEAD2A">
      <w:pPr>
        <w:ind w:left="360"/>
        <w:jc w:val="center"/>
        <w:rPr>
          <w:rFonts w:ascii="Arial" w:hAnsi="Arial" w:eastAsia="黑体"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w:t>
      </w:r>
      <w:r>
        <w:rPr>
          <w:rFonts w:hint="eastAsia" w:ascii="Arial" w:hAnsi="Arial" w:eastAsia="黑体" w:cs="Times New Roman"/>
          <w:sz w:val="20"/>
          <w:szCs w:val="22"/>
          <w:lang w:eastAsia="zh"/>
        </w:rPr>
        <w:t>4</w:t>
      </w:r>
      <w:r>
        <w:rPr>
          <w:rFonts w:hint="eastAsia" w:ascii="Arial" w:hAnsi="Arial" w:eastAsia="黑体" w:cs="Times New Roman"/>
          <w:sz w:val="20"/>
          <w:szCs w:val="22"/>
        </w:rPr>
        <w:t xml:space="preserve"> </w:t>
      </w:r>
      <w:r>
        <w:rPr>
          <w:rFonts w:hint="eastAsia" w:ascii="Arial" w:hAnsi="Arial" w:eastAsia="黑体" w:cs="Times New Roman"/>
          <w:sz w:val="20"/>
          <w:szCs w:val="22"/>
          <w:lang w:eastAsia="zh"/>
        </w:rPr>
        <w:t>查询用户信息</w:t>
      </w:r>
      <w:r>
        <w:rPr>
          <w:rFonts w:hint="eastAsia" w:ascii="Arial" w:hAnsi="Arial" w:eastAsia="黑体" w:cs="Times New Roman"/>
          <w:sz w:val="20"/>
          <w:szCs w:val="22"/>
        </w:rPr>
        <w:t>活动图</w:t>
      </w:r>
    </w:p>
    <w:p w14:paraId="6605D748">
      <w:pPr>
        <w:keepNext/>
        <w:keepLines/>
        <w:spacing w:before="280" w:after="290" w:line="376" w:lineRule="auto"/>
        <w:outlineLvl w:val="3"/>
        <w:rPr>
          <w:rFonts w:hint="eastAsia" w:ascii="宋体" w:hAnsi="宋体" w:eastAsia="宋体" w:cs="Times New Roman"/>
          <w:b/>
          <w:bCs/>
          <w:szCs w:val="21"/>
        </w:rPr>
      </w:pPr>
      <w:r>
        <w:rPr>
          <w:rFonts w:ascii="宋体" w:hAnsi="宋体" w:eastAsia="宋体" w:cs="Times New Roman"/>
          <w:b/>
          <w:bCs/>
          <w:szCs w:val="21"/>
        </w:rPr>
        <w:t>1.4.</w:t>
      </w:r>
      <w:r>
        <w:rPr>
          <w:rFonts w:hint="eastAsia" w:ascii="宋体" w:hAnsi="宋体" w:eastAsia="宋体" w:cs="Times New Roman"/>
          <w:b/>
          <w:bCs/>
          <w:szCs w:val="21"/>
          <w:lang w:eastAsia="zh"/>
        </w:rPr>
        <w:t>5</w:t>
      </w:r>
      <w:r>
        <w:rPr>
          <w:rFonts w:hint="eastAsia" w:ascii="宋体" w:hAnsi="宋体" w:eastAsia="宋体" w:cs="Times New Roman"/>
          <w:b/>
          <w:bCs/>
          <w:szCs w:val="21"/>
        </w:rPr>
        <w:t>注销账号</w:t>
      </w:r>
    </w:p>
    <w:p w14:paraId="0920D9C0">
      <w:pPr>
        <w:ind w:left="360"/>
        <w:rPr>
          <w:rFonts w:hint="eastAsia" w:ascii="宋体" w:hAnsi="宋体" w:eastAsia="宋体" w:cs="Times New Roman"/>
          <w:szCs w:val="22"/>
        </w:rPr>
      </w:pPr>
      <w:r>
        <w:rPr>
          <w:rFonts w:hint="eastAsia" w:ascii="宋体" w:hAnsi="宋体" w:eastAsia="宋体" w:cs="Times New Roman"/>
          <w:szCs w:val="22"/>
        </w:rPr>
        <w:t>用例名：注销账号</w:t>
      </w:r>
    </w:p>
    <w:p w14:paraId="4C4E4024">
      <w:pPr>
        <w:ind w:left="360"/>
        <w:rPr>
          <w:rFonts w:hint="eastAsia" w:ascii="宋体" w:hAnsi="宋体" w:eastAsia="宋体" w:cs="Times New Roman"/>
          <w:szCs w:val="22"/>
        </w:rPr>
      </w:pPr>
      <w:r>
        <w:rPr>
          <w:rFonts w:hint="eastAsia" w:ascii="宋体" w:hAnsi="宋体" w:eastAsia="宋体" w:cs="Times New Roman"/>
          <w:szCs w:val="22"/>
        </w:rPr>
        <w:t>描述：</w:t>
      </w:r>
      <w:r>
        <w:rPr>
          <w:rFonts w:hint="eastAsia" w:ascii="宋体" w:hAnsi="宋体" w:eastAsia="宋体" w:cs="Times New Roman"/>
          <w:szCs w:val="22"/>
          <w:lang w:eastAsia="zh"/>
        </w:rPr>
        <w:t>顾客</w:t>
      </w:r>
      <w:r>
        <w:rPr>
          <w:rFonts w:hint="eastAsia" w:ascii="宋体" w:hAnsi="宋体" w:eastAsia="宋体" w:cs="Times New Roman"/>
          <w:szCs w:val="22"/>
        </w:rPr>
        <w:t>注销自己的账号</w:t>
      </w:r>
    </w:p>
    <w:p w14:paraId="70FF710E">
      <w:pPr>
        <w:ind w:left="360"/>
        <w:rPr>
          <w:rFonts w:hint="eastAsia" w:ascii="宋体" w:hAnsi="宋体" w:eastAsia="宋体" w:cs="Times New Roman"/>
          <w:szCs w:val="22"/>
          <w:lang w:eastAsia="zh"/>
        </w:rPr>
      </w:pPr>
      <w:r>
        <w:rPr>
          <w:rFonts w:hint="eastAsia" w:ascii="宋体" w:hAnsi="宋体" w:eastAsia="宋体" w:cs="Times New Roman"/>
          <w:szCs w:val="22"/>
        </w:rPr>
        <w:t>参与者：</w:t>
      </w:r>
      <w:r>
        <w:rPr>
          <w:rFonts w:hint="eastAsia" w:ascii="宋体" w:hAnsi="宋体" w:eastAsia="宋体" w:cs="Times New Roman"/>
          <w:szCs w:val="22"/>
          <w:lang w:eastAsia="zh"/>
        </w:rPr>
        <w:t>顾客</w:t>
      </w:r>
    </w:p>
    <w:p w14:paraId="12A106F9">
      <w:pPr>
        <w:ind w:left="360"/>
        <w:rPr>
          <w:rFonts w:hint="eastAsia" w:ascii="宋体" w:hAnsi="宋体" w:eastAsia="宋体" w:cs="Times New Roman"/>
          <w:szCs w:val="22"/>
        </w:rPr>
      </w:pPr>
      <w:r>
        <w:rPr>
          <w:rFonts w:hint="eastAsia" w:ascii="宋体" w:hAnsi="宋体" w:eastAsia="宋体" w:cs="Times New Roman"/>
          <w:szCs w:val="22"/>
        </w:rPr>
        <w:t>前置条件：</w:t>
      </w:r>
      <w:r>
        <w:rPr>
          <w:rFonts w:hint="eastAsia" w:ascii="宋体" w:hAnsi="宋体" w:eastAsia="宋体" w:cs="Times New Roman"/>
          <w:szCs w:val="22"/>
          <w:lang w:eastAsia="zh"/>
        </w:rPr>
        <w:t>顾客</w:t>
      </w:r>
      <w:r>
        <w:rPr>
          <w:rFonts w:hint="eastAsia" w:ascii="宋体" w:hAnsi="宋体" w:eastAsia="宋体" w:cs="Times New Roman"/>
          <w:szCs w:val="22"/>
        </w:rPr>
        <w:t>已在本系统登录</w:t>
      </w:r>
    </w:p>
    <w:p w14:paraId="46952CB0">
      <w:pPr>
        <w:ind w:left="360"/>
        <w:rPr>
          <w:rFonts w:hint="eastAsia" w:ascii="宋体" w:hAnsi="宋体" w:eastAsia="宋体" w:cs="Times New Roman"/>
          <w:szCs w:val="22"/>
        </w:rPr>
      </w:pPr>
      <w:r>
        <w:rPr>
          <w:rFonts w:hint="eastAsia" w:ascii="宋体" w:hAnsi="宋体" w:eastAsia="宋体" w:cs="Times New Roman"/>
          <w:szCs w:val="22"/>
        </w:rPr>
        <w:t>活动图：</w:t>
      </w:r>
    </w:p>
    <w:p w14:paraId="63E0388C">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756535" cy="2756535"/>
            <wp:effectExtent l="0" t="0" r="5715" b="571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2"/>
                    <a:stretch>
                      <a:fillRect/>
                    </a:stretch>
                  </pic:blipFill>
                  <pic:spPr>
                    <a:xfrm>
                      <a:off x="0" y="0"/>
                      <a:ext cx="2756535" cy="2756535"/>
                    </a:xfrm>
                    <a:prstGeom prst="rect">
                      <a:avLst/>
                    </a:prstGeom>
                  </pic:spPr>
                </pic:pic>
              </a:graphicData>
            </a:graphic>
          </wp:inline>
        </w:drawing>
      </w:r>
    </w:p>
    <w:p w14:paraId="2BE6402E">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w:t>
      </w:r>
      <w:r>
        <w:rPr>
          <w:rFonts w:hint="eastAsia" w:ascii="Arial" w:hAnsi="Arial" w:eastAsia="黑体" w:cs="Times New Roman"/>
          <w:sz w:val="20"/>
          <w:szCs w:val="22"/>
          <w:lang w:eastAsia="zh"/>
        </w:rPr>
        <w:t>5</w:t>
      </w:r>
      <w:r>
        <w:rPr>
          <w:rFonts w:hint="eastAsia" w:ascii="Arial" w:hAnsi="Arial" w:eastAsia="黑体" w:cs="Times New Roman"/>
          <w:sz w:val="20"/>
          <w:szCs w:val="22"/>
        </w:rPr>
        <w:t xml:space="preserve"> 注销账号活动图</w:t>
      </w:r>
    </w:p>
    <w:p w14:paraId="3B38FF13">
      <w:pPr>
        <w:ind w:left="360"/>
        <w:jc w:val="center"/>
        <w:rPr>
          <w:rFonts w:ascii="Arial" w:hAnsi="Arial" w:eastAsia="等线" w:cs="Times New Roman"/>
          <w:sz w:val="20"/>
          <w:szCs w:val="22"/>
        </w:rPr>
      </w:pPr>
    </w:p>
    <w:p w14:paraId="149E57FE">
      <w:pPr>
        <w:keepNext/>
        <w:keepLines/>
        <w:spacing w:before="280" w:after="290" w:line="376" w:lineRule="auto"/>
        <w:outlineLvl w:val="3"/>
        <w:rPr>
          <w:rFonts w:hint="eastAsia" w:ascii="宋体" w:hAnsi="宋体" w:eastAsia="宋体" w:cs="Times New Roman"/>
          <w:b/>
          <w:bCs/>
          <w:szCs w:val="21"/>
        </w:rPr>
      </w:pPr>
      <w:r>
        <w:rPr>
          <w:rFonts w:ascii="宋体" w:hAnsi="宋体" w:eastAsia="宋体" w:cs="Times New Roman"/>
          <w:b/>
          <w:bCs/>
          <w:szCs w:val="21"/>
        </w:rPr>
        <w:t>1.4.</w:t>
      </w:r>
      <w:r>
        <w:rPr>
          <w:rFonts w:hint="eastAsia" w:ascii="宋体" w:hAnsi="宋体" w:eastAsia="宋体" w:cs="Times New Roman"/>
          <w:b/>
          <w:bCs/>
          <w:szCs w:val="21"/>
        </w:rPr>
        <w:t>6找回密码</w:t>
      </w:r>
    </w:p>
    <w:p w14:paraId="19A267D1">
      <w:pPr>
        <w:ind w:left="360"/>
        <w:rPr>
          <w:rFonts w:hint="eastAsia" w:ascii="宋体" w:hAnsi="宋体" w:eastAsia="宋体" w:cs="宋体"/>
          <w:szCs w:val="22"/>
        </w:rPr>
      </w:pPr>
      <w:r>
        <w:rPr>
          <w:rFonts w:hint="eastAsia" w:ascii="宋体" w:hAnsi="宋体" w:eastAsia="宋体" w:cs="宋体"/>
          <w:szCs w:val="22"/>
        </w:rPr>
        <w:t>用例名：找回密码</w:t>
      </w:r>
    </w:p>
    <w:p w14:paraId="06758DC7">
      <w:pPr>
        <w:ind w:left="360"/>
        <w:rPr>
          <w:rFonts w:hint="eastAsia" w:ascii="宋体" w:hAnsi="宋体" w:eastAsia="宋体" w:cs="宋体"/>
          <w:szCs w:val="22"/>
        </w:rPr>
      </w:pPr>
      <w:r>
        <w:rPr>
          <w:rFonts w:hint="eastAsia" w:ascii="宋体" w:hAnsi="宋体" w:eastAsia="宋体" w:cs="宋体"/>
          <w:szCs w:val="22"/>
        </w:rPr>
        <w:t>描述：忘记密码的</w:t>
      </w:r>
      <w:r>
        <w:rPr>
          <w:rFonts w:hint="eastAsia" w:ascii="宋体" w:hAnsi="宋体" w:eastAsia="宋体" w:cs="宋体"/>
          <w:szCs w:val="22"/>
          <w:lang w:eastAsia="zh"/>
        </w:rPr>
        <w:t>顾客</w:t>
      </w:r>
      <w:r>
        <w:rPr>
          <w:rFonts w:hint="eastAsia" w:ascii="宋体" w:hAnsi="宋体" w:eastAsia="宋体" w:cs="宋体"/>
          <w:szCs w:val="22"/>
        </w:rPr>
        <w:t>可通过此功能重新设置密码</w:t>
      </w:r>
    </w:p>
    <w:p w14:paraId="66CCBE64">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顾客</w:t>
      </w:r>
    </w:p>
    <w:p w14:paraId="57B0FDE2">
      <w:pPr>
        <w:ind w:left="360"/>
        <w:rPr>
          <w:rFonts w:hint="eastAsia" w:ascii="宋体" w:hAnsi="宋体" w:eastAsia="宋体" w:cs="宋体"/>
          <w:szCs w:val="22"/>
        </w:rPr>
      </w:pPr>
      <w:r>
        <w:rPr>
          <w:rFonts w:hint="eastAsia" w:ascii="宋体" w:hAnsi="宋体" w:eastAsia="宋体" w:cs="宋体"/>
          <w:szCs w:val="22"/>
        </w:rPr>
        <w:t>前置条件：</w:t>
      </w:r>
      <w:r>
        <w:rPr>
          <w:rFonts w:hint="eastAsia" w:ascii="宋体" w:hAnsi="宋体" w:eastAsia="宋体" w:cs="宋体"/>
          <w:szCs w:val="22"/>
          <w:lang w:eastAsia="zh"/>
        </w:rPr>
        <w:t>顾客</w:t>
      </w:r>
      <w:r>
        <w:rPr>
          <w:rFonts w:hint="eastAsia" w:ascii="宋体" w:hAnsi="宋体" w:eastAsia="宋体" w:cs="宋体"/>
          <w:szCs w:val="22"/>
        </w:rPr>
        <w:t>账号已在本系统注册</w:t>
      </w:r>
    </w:p>
    <w:p w14:paraId="3C08B519">
      <w:pPr>
        <w:ind w:left="360"/>
        <w:rPr>
          <w:rFonts w:hint="eastAsia" w:ascii="宋体" w:hAnsi="宋体" w:eastAsia="宋体" w:cs="宋体"/>
          <w:szCs w:val="22"/>
        </w:rPr>
      </w:pPr>
      <w:r>
        <w:rPr>
          <w:rFonts w:hint="eastAsia" w:ascii="宋体" w:hAnsi="宋体" w:eastAsia="宋体" w:cs="宋体"/>
          <w:szCs w:val="22"/>
        </w:rPr>
        <w:t>活动图：</w:t>
      </w:r>
    </w:p>
    <w:p w14:paraId="35184C6F">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3526155" cy="4021455"/>
            <wp:effectExtent l="0" t="0" r="17145" b="1714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3"/>
                    <a:stretch>
                      <a:fillRect/>
                    </a:stretch>
                  </pic:blipFill>
                  <pic:spPr>
                    <a:xfrm>
                      <a:off x="0" y="0"/>
                      <a:ext cx="3526155" cy="4021455"/>
                    </a:xfrm>
                    <a:prstGeom prst="rect">
                      <a:avLst/>
                    </a:prstGeom>
                  </pic:spPr>
                </pic:pic>
              </a:graphicData>
            </a:graphic>
          </wp:inline>
        </w:drawing>
      </w:r>
    </w:p>
    <w:p w14:paraId="00391BB0">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1.4.6 找回密码活动图</w:t>
      </w:r>
    </w:p>
    <w:p w14:paraId="29E7EEDA">
      <w:pPr>
        <w:keepNext/>
        <w:keepLines/>
        <w:spacing w:before="280" w:after="290" w:line="376" w:lineRule="auto"/>
        <w:outlineLvl w:val="3"/>
        <w:rPr>
          <w:rFonts w:hint="eastAsia" w:ascii="宋体" w:hAnsi="宋体" w:eastAsia="宋体" w:cs="Times New Roman"/>
          <w:b/>
          <w:bCs/>
          <w:szCs w:val="21"/>
          <w:lang w:eastAsia="zh"/>
        </w:rPr>
      </w:pPr>
      <w:r>
        <w:rPr>
          <w:rFonts w:ascii="宋体" w:hAnsi="宋体" w:eastAsia="宋体" w:cs="Times New Roman"/>
          <w:b/>
          <w:bCs/>
          <w:szCs w:val="21"/>
        </w:rPr>
        <w:t>1.4.</w:t>
      </w:r>
      <w:r>
        <w:rPr>
          <w:rFonts w:hint="eastAsia" w:ascii="宋体" w:hAnsi="宋体" w:eastAsia="宋体" w:cs="Times New Roman"/>
          <w:b/>
          <w:bCs/>
          <w:szCs w:val="21"/>
        </w:rPr>
        <w:t>7</w:t>
      </w:r>
      <w:r>
        <w:rPr>
          <w:rFonts w:hint="eastAsia" w:ascii="宋体" w:hAnsi="宋体" w:eastAsia="宋体" w:cs="Times New Roman"/>
          <w:b/>
          <w:bCs/>
          <w:szCs w:val="21"/>
          <w:lang w:eastAsia="zh"/>
        </w:rPr>
        <w:t>上架菜品</w:t>
      </w:r>
    </w:p>
    <w:p w14:paraId="41C2F8B7">
      <w:pPr>
        <w:ind w:left="360"/>
        <w:rPr>
          <w:rFonts w:hint="eastAsia" w:ascii="宋体" w:hAnsi="宋体" w:eastAsia="宋体" w:cs="宋体"/>
          <w:szCs w:val="22"/>
          <w:lang w:eastAsia="zh"/>
        </w:rPr>
      </w:pPr>
      <w:r>
        <w:rPr>
          <w:rFonts w:hint="eastAsia" w:ascii="宋体" w:hAnsi="宋体" w:eastAsia="宋体" w:cs="宋体"/>
          <w:szCs w:val="22"/>
        </w:rPr>
        <w:t>用例名</w:t>
      </w:r>
      <w:r>
        <w:rPr>
          <w:rFonts w:hint="eastAsia" w:ascii="宋体" w:hAnsi="宋体" w:eastAsia="宋体" w:cs="宋体"/>
          <w:szCs w:val="22"/>
          <w:lang w:eastAsia="zh"/>
        </w:rPr>
        <w:t>：上架菜品</w:t>
      </w:r>
    </w:p>
    <w:p w14:paraId="6FCC4C56">
      <w:pPr>
        <w:ind w:left="360"/>
        <w:rPr>
          <w:rFonts w:hint="eastAsia" w:ascii="宋体" w:hAnsi="宋体" w:eastAsia="宋体" w:cs="宋体"/>
          <w:szCs w:val="22"/>
          <w:lang w:eastAsia="zh"/>
        </w:rPr>
      </w:pPr>
      <w:r>
        <w:rPr>
          <w:rFonts w:hint="eastAsia" w:ascii="宋体" w:hAnsi="宋体" w:eastAsia="宋体" w:cs="宋体"/>
          <w:szCs w:val="22"/>
        </w:rPr>
        <w:t>描述：根据需求发布</w:t>
      </w:r>
      <w:r>
        <w:rPr>
          <w:rFonts w:hint="eastAsia" w:ascii="宋体" w:hAnsi="宋体" w:eastAsia="宋体" w:cs="宋体"/>
          <w:szCs w:val="22"/>
          <w:lang w:eastAsia="zh"/>
        </w:rPr>
        <w:t>菜品信息</w:t>
      </w:r>
    </w:p>
    <w:p w14:paraId="0B996081">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商家</w:t>
      </w:r>
    </w:p>
    <w:p w14:paraId="1617DFA6">
      <w:pPr>
        <w:ind w:left="360"/>
        <w:rPr>
          <w:rFonts w:hint="eastAsia" w:ascii="宋体" w:hAnsi="宋体" w:eastAsia="宋体" w:cs="宋体"/>
          <w:szCs w:val="22"/>
          <w:lang w:eastAsia="zh"/>
        </w:rPr>
      </w:pPr>
      <w:r>
        <w:rPr>
          <w:rFonts w:hint="eastAsia" w:ascii="宋体" w:hAnsi="宋体" w:eastAsia="宋体" w:cs="宋体"/>
          <w:szCs w:val="22"/>
        </w:rPr>
        <w:t>前置条件：</w:t>
      </w:r>
      <w:r>
        <w:rPr>
          <w:rFonts w:hint="eastAsia" w:ascii="宋体" w:hAnsi="宋体" w:eastAsia="宋体" w:cs="宋体"/>
          <w:szCs w:val="22"/>
          <w:lang w:eastAsia="zh"/>
        </w:rPr>
        <w:t>菜品未添加到本系统</w:t>
      </w:r>
    </w:p>
    <w:p w14:paraId="2CEBB248">
      <w:pPr>
        <w:ind w:left="360"/>
        <w:rPr>
          <w:rFonts w:hint="eastAsia" w:ascii="宋体" w:hAnsi="宋体" w:eastAsia="宋体" w:cs="宋体"/>
          <w:szCs w:val="22"/>
        </w:rPr>
      </w:pPr>
      <w:r>
        <w:rPr>
          <w:rFonts w:hint="eastAsia" w:ascii="宋体" w:hAnsi="宋体" w:eastAsia="宋体" w:cs="宋体"/>
          <w:szCs w:val="22"/>
        </w:rPr>
        <w:t>活动图：</w:t>
      </w:r>
    </w:p>
    <w:p w14:paraId="692338DD">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874645" cy="3963035"/>
            <wp:effectExtent l="0" t="0" r="1905" b="184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4"/>
                    <a:stretch>
                      <a:fillRect/>
                    </a:stretch>
                  </pic:blipFill>
                  <pic:spPr>
                    <a:xfrm>
                      <a:off x="0" y="0"/>
                      <a:ext cx="2874645" cy="3963035"/>
                    </a:xfrm>
                    <a:prstGeom prst="rect">
                      <a:avLst/>
                    </a:prstGeom>
                  </pic:spPr>
                </pic:pic>
              </a:graphicData>
            </a:graphic>
          </wp:inline>
        </w:drawing>
      </w:r>
    </w:p>
    <w:p w14:paraId="074965C8">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 xml:space="preserve">1.4.7 </w:t>
      </w:r>
      <w:r>
        <w:rPr>
          <w:rFonts w:hint="eastAsia" w:ascii="Arial" w:hAnsi="Arial" w:eastAsia="黑体" w:cs="Times New Roman"/>
          <w:sz w:val="20"/>
          <w:szCs w:val="22"/>
          <w:lang w:eastAsia="zh"/>
        </w:rPr>
        <w:t>上架菜品</w:t>
      </w:r>
      <w:r>
        <w:rPr>
          <w:rFonts w:hint="eastAsia" w:ascii="Arial" w:hAnsi="Arial" w:eastAsia="黑体" w:cs="Times New Roman"/>
          <w:sz w:val="20"/>
          <w:szCs w:val="22"/>
        </w:rPr>
        <w:t>活动图</w:t>
      </w:r>
    </w:p>
    <w:p w14:paraId="25D267EC">
      <w:pPr>
        <w:keepNext/>
        <w:keepLines/>
        <w:spacing w:before="280" w:after="290" w:line="376" w:lineRule="auto"/>
        <w:outlineLvl w:val="3"/>
        <w:rPr>
          <w:rFonts w:hint="eastAsia" w:ascii="宋体" w:hAnsi="宋体" w:eastAsia="宋体" w:cs="Times New Roman"/>
          <w:b/>
          <w:bCs/>
          <w:szCs w:val="21"/>
          <w:lang w:eastAsia="zh"/>
        </w:rPr>
      </w:pPr>
      <w:r>
        <w:rPr>
          <w:rFonts w:hint="eastAsia" w:ascii="宋体" w:hAnsi="宋体" w:eastAsia="宋体" w:cs="Times New Roman"/>
          <w:b/>
          <w:bCs/>
          <w:szCs w:val="21"/>
        </w:rPr>
        <w:t>1</w:t>
      </w:r>
      <w:r>
        <w:rPr>
          <w:rFonts w:ascii="宋体" w:hAnsi="宋体" w:eastAsia="宋体" w:cs="Times New Roman"/>
          <w:b/>
          <w:bCs/>
          <w:szCs w:val="21"/>
        </w:rPr>
        <w:t>.4.8</w:t>
      </w:r>
      <w:r>
        <w:rPr>
          <w:rFonts w:hint="eastAsia" w:ascii="宋体" w:hAnsi="宋体" w:eastAsia="宋体" w:cs="Times New Roman"/>
          <w:b/>
          <w:bCs/>
          <w:szCs w:val="21"/>
        </w:rPr>
        <w:t>修改</w:t>
      </w:r>
      <w:r>
        <w:rPr>
          <w:rFonts w:hint="eastAsia" w:ascii="宋体" w:hAnsi="宋体" w:eastAsia="宋体" w:cs="Times New Roman"/>
          <w:b/>
          <w:bCs/>
          <w:szCs w:val="21"/>
          <w:lang w:eastAsia="zh"/>
        </w:rPr>
        <w:t>菜品信息</w:t>
      </w:r>
    </w:p>
    <w:p w14:paraId="13E9A067">
      <w:pPr>
        <w:ind w:left="360"/>
        <w:rPr>
          <w:rFonts w:hint="eastAsia" w:ascii="宋体" w:hAnsi="宋体" w:eastAsia="宋体" w:cs="宋体"/>
          <w:szCs w:val="22"/>
          <w:lang w:eastAsia="zh"/>
        </w:rPr>
      </w:pPr>
      <w:r>
        <w:rPr>
          <w:rFonts w:hint="eastAsia" w:ascii="宋体" w:hAnsi="宋体" w:eastAsia="宋体" w:cs="宋体"/>
          <w:szCs w:val="22"/>
        </w:rPr>
        <w:t>用例名：修改</w:t>
      </w:r>
      <w:r>
        <w:rPr>
          <w:rFonts w:hint="eastAsia" w:ascii="宋体" w:hAnsi="宋体" w:eastAsia="宋体" w:cs="宋体"/>
          <w:szCs w:val="22"/>
          <w:lang w:eastAsia="zh"/>
        </w:rPr>
        <w:t>菜品信息</w:t>
      </w:r>
    </w:p>
    <w:p w14:paraId="04BB56D4">
      <w:pPr>
        <w:ind w:left="360"/>
        <w:rPr>
          <w:rFonts w:hint="eastAsia" w:ascii="宋体" w:hAnsi="宋体" w:eastAsia="宋体" w:cs="宋体"/>
          <w:szCs w:val="22"/>
          <w:lang w:eastAsia="zh"/>
        </w:rPr>
      </w:pPr>
      <w:r>
        <w:rPr>
          <w:rFonts w:hint="eastAsia" w:ascii="宋体" w:hAnsi="宋体" w:eastAsia="宋体" w:cs="宋体"/>
          <w:szCs w:val="22"/>
        </w:rPr>
        <w:t>描述：根据需求修改</w:t>
      </w:r>
      <w:r>
        <w:rPr>
          <w:rFonts w:hint="eastAsia" w:ascii="宋体" w:hAnsi="宋体" w:eastAsia="宋体" w:cs="宋体"/>
          <w:szCs w:val="22"/>
          <w:lang w:eastAsia="zh"/>
        </w:rPr>
        <w:t>菜品信息</w:t>
      </w:r>
    </w:p>
    <w:p w14:paraId="21FEBA77">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商家</w:t>
      </w:r>
    </w:p>
    <w:p w14:paraId="44442A97">
      <w:pPr>
        <w:ind w:left="360"/>
        <w:rPr>
          <w:rFonts w:hint="eastAsia" w:ascii="宋体" w:hAnsi="宋体" w:eastAsia="宋体" w:cs="宋体"/>
          <w:szCs w:val="22"/>
          <w:lang w:eastAsia="zh"/>
        </w:rPr>
      </w:pPr>
      <w:r>
        <w:rPr>
          <w:rFonts w:hint="eastAsia" w:ascii="宋体" w:hAnsi="宋体" w:eastAsia="宋体" w:cs="宋体"/>
          <w:szCs w:val="22"/>
        </w:rPr>
        <w:t>前置条件：</w:t>
      </w:r>
      <w:r>
        <w:rPr>
          <w:rFonts w:hint="eastAsia" w:ascii="宋体" w:hAnsi="宋体" w:eastAsia="宋体" w:cs="宋体"/>
          <w:szCs w:val="22"/>
          <w:lang w:eastAsia="zh"/>
        </w:rPr>
        <w:t>商家</w:t>
      </w:r>
      <w:r>
        <w:rPr>
          <w:rFonts w:hint="eastAsia" w:ascii="宋体" w:hAnsi="宋体" w:eastAsia="宋体" w:cs="宋体"/>
          <w:szCs w:val="22"/>
        </w:rPr>
        <w:t>已</w:t>
      </w:r>
      <w:r>
        <w:rPr>
          <w:rFonts w:hint="eastAsia" w:ascii="宋体" w:hAnsi="宋体" w:eastAsia="宋体" w:cs="宋体"/>
          <w:szCs w:val="22"/>
          <w:lang w:eastAsia="zh"/>
        </w:rPr>
        <w:t>上架</w:t>
      </w:r>
      <w:r>
        <w:rPr>
          <w:rFonts w:hint="eastAsia" w:ascii="宋体" w:hAnsi="宋体" w:eastAsia="宋体" w:cs="宋体"/>
          <w:szCs w:val="22"/>
        </w:rPr>
        <w:t>当前</w:t>
      </w:r>
      <w:r>
        <w:rPr>
          <w:rFonts w:hint="eastAsia" w:ascii="宋体" w:hAnsi="宋体" w:eastAsia="宋体" w:cs="宋体"/>
          <w:szCs w:val="22"/>
          <w:lang w:eastAsia="zh"/>
        </w:rPr>
        <w:t>菜品</w:t>
      </w:r>
    </w:p>
    <w:p w14:paraId="0622C803">
      <w:pPr>
        <w:ind w:left="360"/>
        <w:rPr>
          <w:rFonts w:hint="eastAsia" w:ascii="宋体" w:hAnsi="宋体" w:eastAsia="宋体" w:cs="宋体"/>
          <w:szCs w:val="22"/>
        </w:rPr>
      </w:pPr>
      <w:r>
        <w:rPr>
          <w:rFonts w:hint="eastAsia" w:ascii="宋体" w:hAnsi="宋体" w:eastAsia="宋体" w:cs="宋体"/>
          <w:szCs w:val="22"/>
        </w:rPr>
        <w:t>活动图：</w:t>
      </w:r>
    </w:p>
    <w:p w14:paraId="7F5FD6CE">
      <w:pPr>
        <w:ind w:left="360"/>
        <w:jc w:val="center"/>
        <w:rPr>
          <w:rFonts w:hint="eastAsia" w:ascii="等线" w:hAnsi="等线" w:eastAsia="等线" w:cs="Times New Roman"/>
          <w:szCs w:val="22"/>
        </w:rPr>
      </w:pPr>
      <w:r>
        <w:rPr>
          <w:rFonts w:ascii="等线" w:hAnsi="等线" w:eastAsia="等线" w:cs="Times New Roman"/>
          <w:szCs w:val="22"/>
        </w:rPr>
        <w:drawing>
          <wp:inline distT="0" distB="0" distL="114300" distR="114300">
            <wp:extent cx="3253105" cy="3751580"/>
            <wp:effectExtent l="0" t="0" r="4445" b="127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5"/>
                    <a:stretch>
                      <a:fillRect/>
                    </a:stretch>
                  </pic:blipFill>
                  <pic:spPr>
                    <a:xfrm>
                      <a:off x="0" y="0"/>
                      <a:ext cx="3253105" cy="3751580"/>
                    </a:xfrm>
                    <a:prstGeom prst="rect">
                      <a:avLst/>
                    </a:prstGeom>
                  </pic:spPr>
                </pic:pic>
              </a:graphicData>
            </a:graphic>
          </wp:inline>
        </w:drawing>
      </w:r>
      <w:r>
        <w:rPr>
          <w:rFonts w:ascii="等线" w:hAnsi="等线" w:eastAsia="等线" w:cs="Times New Roman"/>
          <w:szCs w:val="22"/>
        </w:rPr>
        <w:t xml:space="preserve"> </w:t>
      </w:r>
    </w:p>
    <w:p w14:paraId="1AC09420">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1.4.8 修改</w:t>
      </w:r>
      <w:r>
        <w:rPr>
          <w:rFonts w:hint="eastAsia" w:ascii="Arial" w:hAnsi="Arial" w:eastAsia="黑体" w:cs="Times New Roman"/>
          <w:sz w:val="20"/>
          <w:szCs w:val="22"/>
          <w:lang w:eastAsia="zh"/>
        </w:rPr>
        <w:t>菜品信息</w:t>
      </w:r>
      <w:r>
        <w:rPr>
          <w:rFonts w:hint="eastAsia" w:ascii="Arial" w:hAnsi="Arial" w:eastAsia="黑体" w:cs="Times New Roman"/>
          <w:sz w:val="20"/>
          <w:szCs w:val="22"/>
        </w:rPr>
        <w:t>活动图</w:t>
      </w:r>
    </w:p>
    <w:p w14:paraId="68FF49B1">
      <w:pPr>
        <w:keepNext/>
        <w:keepLines/>
        <w:spacing w:before="280" w:after="290" w:line="376" w:lineRule="auto"/>
        <w:outlineLvl w:val="3"/>
        <w:rPr>
          <w:rFonts w:hint="eastAsia" w:ascii="宋体" w:hAnsi="宋体" w:eastAsia="宋体" w:cs="Times New Roman"/>
          <w:b/>
          <w:bCs/>
          <w:szCs w:val="21"/>
          <w:lang w:eastAsia="zh"/>
        </w:rPr>
      </w:pPr>
      <w:r>
        <w:rPr>
          <w:rFonts w:hint="eastAsia" w:ascii="宋体" w:hAnsi="宋体" w:eastAsia="宋体" w:cs="Times New Roman"/>
          <w:b/>
          <w:bCs/>
          <w:szCs w:val="21"/>
        </w:rPr>
        <w:t>1</w:t>
      </w:r>
      <w:r>
        <w:rPr>
          <w:rFonts w:ascii="宋体" w:hAnsi="宋体" w:eastAsia="宋体" w:cs="Times New Roman"/>
          <w:b/>
          <w:bCs/>
          <w:szCs w:val="21"/>
        </w:rPr>
        <w:t>.4.9</w:t>
      </w:r>
      <w:r>
        <w:rPr>
          <w:rFonts w:hint="eastAsia" w:ascii="宋体" w:hAnsi="宋体" w:eastAsia="宋体" w:cs="Times New Roman"/>
          <w:b/>
          <w:bCs/>
          <w:szCs w:val="21"/>
          <w:lang w:eastAsia="zh"/>
        </w:rPr>
        <w:t>下架菜品</w:t>
      </w:r>
    </w:p>
    <w:p w14:paraId="24BB02BD">
      <w:pPr>
        <w:ind w:left="360"/>
        <w:rPr>
          <w:rFonts w:hint="eastAsia" w:ascii="宋体" w:hAnsi="宋体" w:eastAsia="宋体" w:cs="宋体"/>
          <w:szCs w:val="22"/>
          <w:lang w:eastAsia="zh"/>
        </w:rPr>
      </w:pPr>
      <w:r>
        <w:rPr>
          <w:rFonts w:hint="eastAsia" w:ascii="宋体" w:hAnsi="宋体" w:eastAsia="宋体" w:cs="宋体"/>
          <w:szCs w:val="22"/>
        </w:rPr>
        <w:t>用例名：</w:t>
      </w:r>
      <w:r>
        <w:rPr>
          <w:rFonts w:hint="eastAsia" w:ascii="宋体" w:hAnsi="宋体" w:eastAsia="宋体" w:cs="宋体"/>
          <w:szCs w:val="22"/>
          <w:lang w:eastAsia="zh"/>
        </w:rPr>
        <w:t>下架菜品</w:t>
      </w:r>
    </w:p>
    <w:p w14:paraId="3564D4AB">
      <w:pPr>
        <w:ind w:left="360"/>
        <w:rPr>
          <w:rFonts w:hint="eastAsia" w:ascii="宋体" w:hAnsi="宋体" w:eastAsia="宋体" w:cs="宋体"/>
          <w:szCs w:val="22"/>
          <w:lang w:eastAsia="zh"/>
        </w:rPr>
      </w:pPr>
      <w:r>
        <w:rPr>
          <w:rFonts w:hint="eastAsia" w:ascii="宋体" w:hAnsi="宋体" w:eastAsia="宋体" w:cs="宋体"/>
          <w:szCs w:val="22"/>
        </w:rPr>
        <w:t>描述：</w:t>
      </w:r>
      <w:r>
        <w:rPr>
          <w:rFonts w:hint="eastAsia" w:ascii="宋体" w:hAnsi="宋体" w:eastAsia="宋体" w:cs="宋体"/>
          <w:szCs w:val="22"/>
          <w:lang w:eastAsia="zh"/>
        </w:rPr>
        <w:t>商家将不再出售的菜品下架</w:t>
      </w:r>
    </w:p>
    <w:p w14:paraId="783F6CF3">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商家</w:t>
      </w:r>
    </w:p>
    <w:p w14:paraId="34439566">
      <w:pPr>
        <w:ind w:left="360"/>
        <w:rPr>
          <w:rFonts w:hint="eastAsia" w:ascii="宋体" w:hAnsi="宋体" w:eastAsia="宋体" w:cs="宋体"/>
          <w:szCs w:val="22"/>
        </w:rPr>
      </w:pPr>
      <w:r>
        <w:rPr>
          <w:rFonts w:hint="eastAsia" w:ascii="宋体" w:hAnsi="宋体" w:eastAsia="宋体" w:cs="宋体"/>
          <w:szCs w:val="22"/>
        </w:rPr>
        <w:t>前置条件：</w:t>
      </w:r>
      <w:r>
        <w:rPr>
          <w:rFonts w:hint="eastAsia" w:ascii="宋体" w:hAnsi="宋体" w:eastAsia="宋体" w:cs="宋体"/>
          <w:szCs w:val="22"/>
          <w:lang w:eastAsia="zh"/>
        </w:rPr>
        <w:t>商家已经发布菜品</w:t>
      </w:r>
      <w:r>
        <w:rPr>
          <w:rFonts w:hint="eastAsia" w:ascii="宋体" w:hAnsi="宋体" w:eastAsia="宋体" w:cs="宋体"/>
          <w:szCs w:val="22"/>
        </w:rPr>
        <w:t>信息</w:t>
      </w:r>
    </w:p>
    <w:p w14:paraId="1FC72BEB">
      <w:pPr>
        <w:ind w:left="360"/>
        <w:rPr>
          <w:rFonts w:hint="eastAsia" w:ascii="宋体" w:hAnsi="宋体" w:eastAsia="宋体" w:cs="宋体"/>
          <w:szCs w:val="22"/>
        </w:rPr>
      </w:pPr>
      <w:r>
        <w:rPr>
          <w:rFonts w:hint="eastAsia" w:ascii="宋体" w:hAnsi="宋体" w:eastAsia="宋体" w:cs="宋体"/>
          <w:szCs w:val="22"/>
        </w:rPr>
        <w:t>活动图：</w:t>
      </w:r>
    </w:p>
    <w:p w14:paraId="36ECA340">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3681095" cy="3590925"/>
            <wp:effectExtent l="0" t="0" r="14605"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6"/>
                    <a:stretch>
                      <a:fillRect/>
                    </a:stretch>
                  </pic:blipFill>
                  <pic:spPr>
                    <a:xfrm>
                      <a:off x="0" y="0"/>
                      <a:ext cx="3681095" cy="3590925"/>
                    </a:xfrm>
                    <a:prstGeom prst="rect">
                      <a:avLst/>
                    </a:prstGeom>
                  </pic:spPr>
                </pic:pic>
              </a:graphicData>
            </a:graphic>
          </wp:inline>
        </w:drawing>
      </w:r>
    </w:p>
    <w:p w14:paraId="2F3F8FAA">
      <w:pPr>
        <w:ind w:left="360"/>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 xml:space="preserve">1.4.9 </w:t>
      </w:r>
      <w:r>
        <w:rPr>
          <w:rFonts w:hint="eastAsia" w:ascii="Arial" w:hAnsi="Arial" w:eastAsia="黑体" w:cs="Times New Roman"/>
          <w:sz w:val="20"/>
          <w:szCs w:val="22"/>
          <w:lang w:eastAsia="zh"/>
        </w:rPr>
        <w:t>下架菜品</w:t>
      </w:r>
      <w:r>
        <w:rPr>
          <w:rFonts w:hint="eastAsia" w:ascii="Arial" w:hAnsi="Arial" w:eastAsia="黑体" w:cs="Times New Roman"/>
          <w:sz w:val="20"/>
          <w:szCs w:val="22"/>
        </w:rPr>
        <w:t>活动图</w:t>
      </w:r>
    </w:p>
    <w:p w14:paraId="34773630">
      <w:pPr>
        <w:keepNext/>
        <w:keepLines/>
        <w:spacing w:before="280" w:after="290" w:line="376" w:lineRule="auto"/>
        <w:outlineLvl w:val="3"/>
        <w:rPr>
          <w:rFonts w:hint="eastAsia" w:ascii="宋体" w:hAnsi="宋体" w:eastAsia="宋体" w:cs="Times New Roman"/>
          <w:b/>
          <w:bCs/>
          <w:szCs w:val="21"/>
          <w:lang w:eastAsia="zh"/>
        </w:rPr>
      </w:pPr>
      <w:r>
        <w:rPr>
          <w:rFonts w:hint="eastAsia" w:ascii="宋体" w:hAnsi="宋体" w:eastAsia="宋体" w:cs="Times New Roman"/>
          <w:b/>
          <w:bCs/>
          <w:szCs w:val="21"/>
        </w:rPr>
        <w:t>1</w:t>
      </w:r>
      <w:r>
        <w:rPr>
          <w:rFonts w:ascii="宋体" w:hAnsi="宋体" w:eastAsia="宋体" w:cs="Times New Roman"/>
          <w:b/>
          <w:bCs/>
          <w:szCs w:val="21"/>
        </w:rPr>
        <w:t>.4.10</w:t>
      </w:r>
      <w:r>
        <w:rPr>
          <w:rFonts w:hint="eastAsia" w:ascii="宋体" w:hAnsi="宋体" w:eastAsia="宋体" w:cs="Times New Roman"/>
          <w:b/>
          <w:bCs/>
          <w:szCs w:val="21"/>
        </w:rPr>
        <w:t>查看</w:t>
      </w:r>
      <w:r>
        <w:rPr>
          <w:rFonts w:hint="eastAsia" w:ascii="宋体" w:hAnsi="宋体" w:eastAsia="宋体" w:cs="Times New Roman"/>
          <w:b/>
          <w:bCs/>
          <w:szCs w:val="21"/>
          <w:lang w:eastAsia="zh"/>
        </w:rPr>
        <w:t>菜品</w:t>
      </w:r>
    </w:p>
    <w:p w14:paraId="5C66A993">
      <w:pPr>
        <w:ind w:left="360"/>
        <w:rPr>
          <w:rFonts w:hint="eastAsia" w:ascii="宋体" w:hAnsi="宋体" w:eastAsia="宋体" w:cs="宋体"/>
          <w:szCs w:val="22"/>
          <w:lang w:eastAsia="zh"/>
        </w:rPr>
      </w:pPr>
      <w:r>
        <w:rPr>
          <w:rFonts w:hint="eastAsia" w:ascii="宋体" w:hAnsi="宋体" w:eastAsia="宋体" w:cs="宋体"/>
          <w:szCs w:val="22"/>
        </w:rPr>
        <w:t>用例名：查看</w:t>
      </w:r>
      <w:r>
        <w:rPr>
          <w:rFonts w:hint="eastAsia" w:ascii="宋体" w:hAnsi="宋体" w:eastAsia="宋体" w:cs="宋体"/>
          <w:szCs w:val="22"/>
          <w:lang w:eastAsia="zh"/>
        </w:rPr>
        <w:t>菜品</w:t>
      </w:r>
    </w:p>
    <w:p w14:paraId="698459F2">
      <w:pPr>
        <w:ind w:left="360"/>
        <w:rPr>
          <w:rFonts w:hint="eastAsia" w:ascii="宋体" w:hAnsi="宋体" w:eastAsia="宋体" w:cs="宋体"/>
          <w:szCs w:val="22"/>
        </w:rPr>
      </w:pPr>
      <w:r>
        <w:rPr>
          <w:rFonts w:hint="eastAsia" w:ascii="宋体" w:hAnsi="宋体" w:eastAsia="宋体" w:cs="宋体"/>
          <w:szCs w:val="22"/>
        </w:rPr>
        <w:t>描述：查看</w:t>
      </w:r>
      <w:r>
        <w:rPr>
          <w:rFonts w:hint="eastAsia" w:ascii="宋体" w:hAnsi="宋体" w:eastAsia="宋体" w:cs="宋体"/>
          <w:szCs w:val="22"/>
          <w:lang w:eastAsia="zh"/>
        </w:rPr>
        <w:t>菜品信息</w:t>
      </w:r>
    </w:p>
    <w:p w14:paraId="157B882F">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顾客</w:t>
      </w:r>
      <w:r>
        <w:rPr>
          <w:rFonts w:hint="eastAsia" w:ascii="宋体" w:hAnsi="宋体" w:eastAsia="宋体" w:cs="宋体"/>
          <w:szCs w:val="22"/>
        </w:rPr>
        <w:t>、</w:t>
      </w:r>
      <w:r>
        <w:rPr>
          <w:rFonts w:hint="eastAsia" w:ascii="宋体" w:hAnsi="宋体" w:eastAsia="宋体" w:cs="宋体"/>
          <w:szCs w:val="22"/>
          <w:lang w:eastAsia="zh"/>
        </w:rPr>
        <w:t>商家</w:t>
      </w:r>
    </w:p>
    <w:p w14:paraId="3F2442CC">
      <w:pPr>
        <w:ind w:left="360"/>
        <w:rPr>
          <w:rFonts w:hint="eastAsia" w:ascii="宋体" w:hAnsi="宋体" w:eastAsia="宋体" w:cs="宋体"/>
          <w:szCs w:val="22"/>
          <w:lang w:eastAsia="zh"/>
        </w:rPr>
      </w:pPr>
      <w:r>
        <w:rPr>
          <w:rFonts w:hint="eastAsia" w:ascii="宋体" w:hAnsi="宋体" w:eastAsia="宋体" w:cs="宋体"/>
          <w:szCs w:val="22"/>
        </w:rPr>
        <w:t>前置条件：</w:t>
      </w:r>
      <w:r>
        <w:rPr>
          <w:rFonts w:hint="eastAsia" w:ascii="宋体" w:hAnsi="宋体" w:eastAsia="宋体" w:cs="宋体"/>
          <w:szCs w:val="22"/>
          <w:lang w:eastAsia="zh"/>
        </w:rPr>
        <w:t>菜品</w:t>
      </w:r>
      <w:r>
        <w:rPr>
          <w:rFonts w:hint="eastAsia" w:ascii="宋体" w:hAnsi="宋体" w:eastAsia="宋体" w:cs="宋体"/>
          <w:szCs w:val="22"/>
        </w:rPr>
        <w:t>已被</w:t>
      </w:r>
      <w:r>
        <w:rPr>
          <w:rFonts w:hint="eastAsia" w:ascii="宋体" w:hAnsi="宋体" w:eastAsia="宋体" w:cs="宋体"/>
          <w:szCs w:val="22"/>
          <w:lang w:eastAsia="zh"/>
        </w:rPr>
        <w:t>上架</w:t>
      </w:r>
    </w:p>
    <w:p w14:paraId="6D237023">
      <w:pPr>
        <w:ind w:left="360"/>
        <w:rPr>
          <w:rFonts w:hint="eastAsia" w:ascii="宋体" w:hAnsi="宋体" w:eastAsia="宋体" w:cs="宋体"/>
          <w:szCs w:val="22"/>
        </w:rPr>
      </w:pPr>
      <w:r>
        <w:rPr>
          <w:rFonts w:hint="eastAsia" w:ascii="宋体" w:hAnsi="宋体" w:eastAsia="宋体" w:cs="宋体"/>
          <w:szCs w:val="22"/>
        </w:rPr>
        <w:t>活动图：</w:t>
      </w:r>
    </w:p>
    <w:p w14:paraId="0379B836">
      <w:pPr>
        <w:ind w:left="360"/>
        <w:jc w:val="center"/>
        <w:rPr>
          <w:rFonts w:hint="eastAsia" w:ascii="宋体" w:hAnsi="宋体" w:eastAsia="宋体" w:cs="宋体"/>
          <w:szCs w:val="22"/>
          <w:lang w:eastAsia="zh"/>
        </w:rPr>
      </w:pPr>
      <w:r>
        <w:rPr>
          <w:rFonts w:hint="eastAsia" w:ascii="宋体" w:hAnsi="宋体" w:eastAsia="宋体" w:cs="宋体"/>
          <w:szCs w:val="22"/>
          <w:lang w:eastAsia="zh"/>
        </w:rPr>
        <w:drawing>
          <wp:inline distT="0" distB="0" distL="114300" distR="114300">
            <wp:extent cx="1467485" cy="1933575"/>
            <wp:effectExtent l="0" t="0" r="1841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7"/>
                    <a:stretch>
                      <a:fillRect/>
                    </a:stretch>
                  </pic:blipFill>
                  <pic:spPr>
                    <a:xfrm>
                      <a:off x="0" y="0"/>
                      <a:ext cx="1467485" cy="1933575"/>
                    </a:xfrm>
                    <a:prstGeom prst="rect">
                      <a:avLst/>
                    </a:prstGeom>
                  </pic:spPr>
                </pic:pic>
              </a:graphicData>
            </a:graphic>
          </wp:inline>
        </w:drawing>
      </w:r>
    </w:p>
    <w:p w14:paraId="0391DB5D">
      <w:pPr>
        <w:ind w:left="360"/>
        <w:jc w:val="center"/>
        <w:rPr>
          <w:rFonts w:hint="eastAsia" w:ascii="等线" w:hAnsi="等线" w:eastAsia="等线" w:cs="Times New Roman"/>
          <w:szCs w:val="22"/>
          <w:lang w:eastAsia="zh"/>
        </w:rPr>
      </w:pPr>
    </w:p>
    <w:p w14:paraId="0D9940F3">
      <w:pPr>
        <w:ind w:left="360"/>
        <w:jc w:val="center"/>
        <w:rPr>
          <w:rFonts w:hint="eastAsia" w:ascii="宋体" w:hAnsi="宋体" w:eastAsia="宋体" w:cs="Times New Roman"/>
          <w:b/>
          <w:bCs/>
          <w:szCs w:val="21"/>
          <w:lang w:eastAsia="zh"/>
        </w:rPr>
      </w:pPr>
      <w:r>
        <w:rPr>
          <w:rFonts w:ascii="Arial" w:hAnsi="Arial" w:eastAsia="黑体" w:cs="Times New Roman"/>
          <w:sz w:val="20"/>
          <w:szCs w:val="22"/>
        </w:rPr>
        <w:t xml:space="preserve">图 </w:t>
      </w:r>
      <w:r>
        <w:rPr>
          <w:rFonts w:hint="eastAsia" w:ascii="Arial" w:hAnsi="Arial" w:eastAsia="黑体" w:cs="Times New Roman"/>
          <w:sz w:val="20"/>
          <w:szCs w:val="22"/>
        </w:rPr>
        <w:t>1.4.10 查看</w:t>
      </w:r>
      <w:r>
        <w:rPr>
          <w:rFonts w:hint="eastAsia" w:ascii="Arial" w:hAnsi="Arial" w:eastAsia="黑体" w:cs="Times New Roman"/>
          <w:sz w:val="20"/>
          <w:szCs w:val="22"/>
          <w:lang w:eastAsia="zh"/>
        </w:rPr>
        <w:t>菜品信息</w:t>
      </w:r>
      <w:r>
        <w:rPr>
          <w:rFonts w:hint="eastAsia" w:ascii="Arial" w:hAnsi="Arial" w:eastAsia="黑体" w:cs="Times New Roman"/>
          <w:sz w:val="20"/>
          <w:szCs w:val="22"/>
        </w:rPr>
        <w:t>活动图</w:t>
      </w:r>
    </w:p>
    <w:p w14:paraId="4B5D6CAA">
      <w:pPr>
        <w:keepNext/>
        <w:keepLines/>
        <w:spacing w:before="280" w:after="290" w:line="376" w:lineRule="auto"/>
        <w:outlineLvl w:val="3"/>
        <w:rPr>
          <w:rFonts w:hint="eastAsia" w:ascii="宋体" w:hAnsi="宋体" w:eastAsia="宋体" w:cs="Times New Roman"/>
          <w:b/>
          <w:bCs/>
          <w:szCs w:val="21"/>
          <w:lang w:eastAsia="zh"/>
        </w:rPr>
      </w:pPr>
      <w:r>
        <w:rPr>
          <w:rFonts w:hint="eastAsia" w:ascii="宋体" w:hAnsi="宋体" w:eastAsia="宋体" w:cs="Times New Roman"/>
          <w:b/>
          <w:bCs/>
          <w:szCs w:val="21"/>
        </w:rPr>
        <w:t>1</w:t>
      </w:r>
      <w:r>
        <w:rPr>
          <w:rFonts w:ascii="宋体" w:hAnsi="宋体" w:eastAsia="宋体" w:cs="Times New Roman"/>
          <w:b/>
          <w:bCs/>
          <w:szCs w:val="21"/>
        </w:rPr>
        <w:t>.4.1</w:t>
      </w:r>
      <w:r>
        <w:rPr>
          <w:rFonts w:hint="eastAsia" w:ascii="宋体" w:hAnsi="宋体" w:eastAsia="宋体" w:cs="Times New Roman"/>
          <w:b/>
          <w:bCs/>
          <w:szCs w:val="21"/>
          <w:lang w:eastAsia="zh"/>
        </w:rPr>
        <w:t>1</w:t>
      </w:r>
      <w:r>
        <w:rPr>
          <w:rFonts w:hint="eastAsia" w:ascii="宋体" w:hAnsi="宋体" w:eastAsia="宋体" w:cs="Times New Roman"/>
          <w:b/>
          <w:bCs/>
          <w:szCs w:val="21"/>
        </w:rPr>
        <w:t>收藏</w:t>
      </w:r>
      <w:r>
        <w:rPr>
          <w:rFonts w:hint="eastAsia" w:ascii="宋体" w:hAnsi="宋体" w:eastAsia="宋体" w:cs="Times New Roman"/>
          <w:b/>
          <w:bCs/>
          <w:szCs w:val="21"/>
          <w:lang w:eastAsia="zh"/>
        </w:rPr>
        <w:t>菜品</w:t>
      </w:r>
    </w:p>
    <w:p w14:paraId="5A1E8D0C">
      <w:pPr>
        <w:ind w:left="360"/>
        <w:rPr>
          <w:rFonts w:hint="eastAsia" w:ascii="宋体" w:hAnsi="宋体" w:eastAsia="宋体" w:cs="宋体"/>
          <w:szCs w:val="22"/>
          <w:lang w:eastAsia="zh"/>
        </w:rPr>
      </w:pPr>
      <w:r>
        <w:rPr>
          <w:rFonts w:hint="eastAsia" w:ascii="宋体" w:hAnsi="宋体" w:eastAsia="宋体" w:cs="宋体"/>
          <w:szCs w:val="22"/>
        </w:rPr>
        <w:t>用例名：收藏</w:t>
      </w:r>
      <w:r>
        <w:rPr>
          <w:rFonts w:hint="eastAsia" w:ascii="宋体" w:hAnsi="宋体" w:eastAsia="宋体" w:cs="宋体"/>
          <w:szCs w:val="22"/>
          <w:lang w:eastAsia="zh"/>
        </w:rPr>
        <w:t>菜品</w:t>
      </w:r>
    </w:p>
    <w:p w14:paraId="6115F6A6">
      <w:pPr>
        <w:ind w:left="360"/>
        <w:rPr>
          <w:rFonts w:hint="eastAsia" w:ascii="宋体" w:hAnsi="宋体" w:eastAsia="宋体" w:cs="宋体"/>
          <w:szCs w:val="22"/>
          <w:lang w:eastAsia="zh"/>
        </w:rPr>
      </w:pPr>
      <w:r>
        <w:rPr>
          <w:rFonts w:hint="eastAsia" w:ascii="宋体" w:hAnsi="宋体" w:eastAsia="宋体" w:cs="宋体"/>
          <w:szCs w:val="22"/>
        </w:rPr>
        <w:t>描述：</w:t>
      </w:r>
      <w:r>
        <w:rPr>
          <w:rFonts w:hint="eastAsia" w:ascii="宋体" w:hAnsi="宋体" w:eastAsia="宋体" w:cs="宋体"/>
          <w:szCs w:val="22"/>
          <w:lang w:eastAsia="zh"/>
        </w:rPr>
        <w:t>顾客</w:t>
      </w:r>
      <w:r>
        <w:rPr>
          <w:rFonts w:hint="eastAsia" w:ascii="宋体" w:hAnsi="宋体" w:eastAsia="宋体" w:cs="宋体"/>
          <w:szCs w:val="22"/>
        </w:rPr>
        <w:t>可收藏</w:t>
      </w:r>
      <w:r>
        <w:rPr>
          <w:rFonts w:hint="eastAsia" w:ascii="宋体" w:hAnsi="宋体" w:eastAsia="宋体" w:cs="宋体"/>
          <w:szCs w:val="22"/>
          <w:lang w:eastAsia="zh"/>
        </w:rPr>
        <w:t>喜欢</w:t>
      </w:r>
      <w:r>
        <w:rPr>
          <w:rFonts w:hint="eastAsia" w:ascii="宋体" w:hAnsi="宋体" w:eastAsia="宋体" w:cs="宋体"/>
          <w:szCs w:val="22"/>
        </w:rPr>
        <w:t>的</w:t>
      </w:r>
      <w:r>
        <w:rPr>
          <w:rFonts w:hint="eastAsia" w:ascii="宋体" w:hAnsi="宋体" w:eastAsia="宋体" w:cs="宋体"/>
          <w:szCs w:val="22"/>
          <w:lang w:eastAsia="zh"/>
        </w:rPr>
        <w:t>菜品</w:t>
      </w:r>
    </w:p>
    <w:p w14:paraId="22A430B9">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顾客</w:t>
      </w:r>
    </w:p>
    <w:p w14:paraId="0FEDEAB3">
      <w:pPr>
        <w:ind w:left="360"/>
        <w:rPr>
          <w:rFonts w:hint="eastAsia" w:ascii="宋体" w:hAnsi="宋体" w:eastAsia="宋体" w:cs="宋体"/>
          <w:szCs w:val="22"/>
          <w:lang w:eastAsia="zh"/>
        </w:rPr>
      </w:pPr>
      <w:r>
        <w:rPr>
          <w:rFonts w:hint="eastAsia" w:ascii="宋体" w:hAnsi="宋体" w:eastAsia="宋体" w:cs="宋体"/>
          <w:szCs w:val="22"/>
        </w:rPr>
        <w:t>前置条件：当前</w:t>
      </w:r>
      <w:r>
        <w:rPr>
          <w:rFonts w:hint="eastAsia" w:ascii="宋体" w:hAnsi="宋体" w:eastAsia="宋体" w:cs="宋体"/>
          <w:szCs w:val="22"/>
          <w:lang w:eastAsia="zh"/>
        </w:rPr>
        <w:t>菜品</w:t>
      </w:r>
      <w:r>
        <w:rPr>
          <w:rFonts w:hint="eastAsia" w:ascii="宋体" w:hAnsi="宋体" w:eastAsia="宋体" w:cs="宋体"/>
          <w:szCs w:val="22"/>
        </w:rPr>
        <w:t>已被</w:t>
      </w:r>
      <w:r>
        <w:rPr>
          <w:rFonts w:hint="eastAsia" w:ascii="宋体" w:hAnsi="宋体" w:eastAsia="宋体" w:cs="宋体"/>
          <w:szCs w:val="22"/>
          <w:lang w:eastAsia="zh"/>
        </w:rPr>
        <w:t>上架</w:t>
      </w:r>
    </w:p>
    <w:p w14:paraId="35517F10">
      <w:pPr>
        <w:ind w:left="360"/>
        <w:rPr>
          <w:rFonts w:hint="eastAsia" w:ascii="宋体" w:hAnsi="宋体" w:eastAsia="宋体" w:cs="宋体"/>
          <w:szCs w:val="22"/>
        </w:rPr>
      </w:pPr>
      <w:r>
        <w:rPr>
          <w:rFonts w:hint="eastAsia" w:ascii="宋体" w:hAnsi="宋体" w:eastAsia="宋体" w:cs="宋体"/>
          <w:szCs w:val="22"/>
        </w:rPr>
        <w:t>活动图：</w:t>
      </w:r>
    </w:p>
    <w:p w14:paraId="12845ED5">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675255" cy="3073400"/>
            <wp:effectExtent l="0" t="0" r="10795" b="1270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a:stretch>
                      <a:fillRect/>
                    </a:stretch>
                  </pic:blipFill>
                  <pic:spPr>
                    <a:xfrm>
                      <a:off x="0" y="0"/>
                      <a:ext cx="2675255" cy="3073400"/>
                    </a:xfrm>
                    <a:prstGeom prst="rect">
                      <a:avLst/>
                    </a:prstGeom>
                  </pic:spPr>
                </pic:pic>
              </a:graphicData>
            </a:graphic>
          </wp:inline>
        </w:drawing>
      </w:r>
    </w:p>
    <w:p w14:paraId="7B36D8EF">
      <w:pPr>
        <w:ind w:left="360"/>
        <w:jc w:val="center"/>
        <w:rPr>
          <w:rFonts w:hint="eastAsia" w:ascii="宋体" w:hAnsi="宋体" w:eastAsia="宋体" w:cs="Times New Roman"/>
          <w:b/>
          <w:bCs/>
          <w:szCs w:val="21"/>
          <w:lang w:eastAsia="zh"/>
        </w:rPr>
      </w:pPr>
      <w:r>
        <w:rPr>
          <w:rFonts w:ascii="Arial" w:hAnsi="Arial" w:eastAsia="黑体" w:cs="Times New Roman"/>
          <w:sz w:val="20"/>
          <w:szCs w:val="22"/>
        </w:rPr>
        <w:t>图 1</w:t>
      </w:r>
      <w:r>
        <w:rPr>
          <w:rFonts w:hint="eastAsia" w:ascii="Arial" w:hAnsi="Arial" w:eastAsia="黑体" w:cs="Times New Roman"/>
          <w:sz w:val="20"/>
          <w:szCs w:val="22"/>
        </w:rPr>
        <w:t>.4.1</w:t>
      </w:r>
      <w:r>
        <w:rPr>
          <w:rFonts w:ascii="Arial" w:hAnsi="Arial" w:eastAsia="黑体" w:cs="Times New Roman"/>
          <w:sz w:val="20"/>
          <w:szCs w:val="22"/>
        </w:rPr>
        <w:t>1</w:t>
      </w:r>
      <w:r>
        <w:rPr>
          <w:rFonts w:hint="eastAsia" w:ascii="Arial" w:hAnsi="Arial" w:eastAsia="黑体" w:cs="Times New Roman"/>
          <w:sz w:val="20"/>
          <w:szCs w:val="22"/>
        </w:rPr>
        <w:t xml:space="preserve"> </w:t>
      </w:r>
      <w:r>
        <w:rPr>
          <w:rFonts w:hint="eastAsia" w:ascii="Arial" w:hAnsi="Arial" w:eastAsia="黑体" w:cs="Times New Roman"/>
          <w:sz w:val="20"/>
          <w:szCs w:val="22"/>
          <w:lang w:eastAsia="zh"/>
        </w:rPr>
        <w:t>收藏菜品</w:t>
      </w:r>
      <w:r>
        <w:rPr>
          <w:rFonts w:hint="eastAsia" w:ascii="Arial" w:hAnsi="Arial" w:eastAsia="黑体" w:cs="Times New Roman"/>
          <w:sz w:val="20"/>
          <w:szCs w:val="22"/>
        </w:rPr>
        <w:t>活动图</w:t>
      </w:r>
    </w:p>
    <w:p w14:paraId="022D3493">
      <w:pPr>
        <w:keepNext/>
        <w:keepLines/>
        <w:spacing w:before="280" w:after="290" w:line="376" w:lineRule="auto"/>
        <w:outlineLvl w:val="3"/>
        <w:rPr>
          <w:rFonts w:hint="eastAsia" w:ascii="宋体" w:hAnsi="宋体" w:eastAsia="宋体" w:cs="Times New Roman"/>
          <w:b/>
          <w:bCs/>
          <w:szCs w:val="21"/>
          <w:lang w:eastAsia="zh"/>
        </w:rPr>
      </w:pPr>
      <w:r>
        <w:rPr>
          <w:rFonts w:hint="eastAsia" w:ascii="宋体" w:hAnsi="宋体" w:eastAsia="宋体" w:cs="Times New Roman"/>
          <w:b/>
          <w:bCs/>
          <w:szCs w:val="21"/>
        </w:rPr>
        <w:t>1</w:t>
      </w:r>
      <w:r>
        <w:rPr>
          <w:rFonts w:ascii="宋体" w:hAnsi="宋体" w:eastAsia="宋体" w:cs="Times New Roman"/>
          <w:b/>
          <w:bCs/>
          <w:szCs w:val="21"/>
        </w:rPr>
        <w:t>.4.1</w:t>
      </w:r>
      <w:r>
        <w:rPr>
          <w:rFonts w:hint="eastAsia" w:ascii="宋体" w:hAnsi="宋体" w:eastAsia="宋体" w:cs="Times New Roman"/>
          <w:b/>
          <w:bCs/>
          <w:szCs w:val="21"/>
          <w:lang w:eastAsia="zh"/>
        </w:rPr>
        <w:t>2</w:t>
      </w:r>
      <w:r>
        <w:rPr>
          <w:rFonts w:hint="eastAsia" w:ascii="宋体" w:hAnsi="宋体" w:eastAsia="宋体" w:cs="Times New Roman"/>
          <w:b/>
          <w:bCs/>
          <w:szCs w:val="21"/>
        </w:rPr>
        <w:t>取消收藏</w:t>
      </w:r>
      <w:r>
        <w:rPr>
          <w:rFonts w:hint="eastAsia" w:ascii="宋体" w:hAnsi="宋体" w:eastAsia="宋体" w:cs="Times New Roman"/>
          <w:b/>
          <w:bCs/>
          <w:szCs w:val="21"/>
          <w:lang w:eastAsia="zh"/>
        </w:rPr>
        <w:t>菜品</w:t>
      </w:r>
    </w:p>
    <w:p w14:paraId="1B46A6AC">
      <w:pPr>
        <w:ind w:left="360"/>
        <w:rPr>
          <w:rFonts w:hint="eastAsia" w:ascii="宋体" w:hAnsi="宋体" w:eastAsia="宋体" w:cs="宋体"/>
          <w:szCs w:val="22"/>
          <w:lang w:eastAsia="zh"/>
        </w:rPr>
      </w:pPr>
      <w:r>
        <w:rPr>
          <w:rFonts w:hint="eastAsia" w:ascii="宋体" w:hAnsi="宋体" w:eastAsia="宋体" w:cs="宋体"/>
          <w:szCs w:val="22"/>
        </w:rPr>
        <w:t>用例名：取消收藏</w:t>
      </w:r>
      <w:r>
        <w:rPr>
          <w:rFonts w:hint="eastAsia" w:ascii="宋体" w:hAnsi="宋体" w:eastAsia="宋体" w:cs="宋体"/>
          <w:szCs w:val="22"/>
          <w:lang w:eastAsia="zh"/>
        </w:rPr>
        <w:t>菜品</w:t>
      </w:r>
    </w:p>
    <w:p w14:paraId="0074E1F7">
      <w:pPr>
        <w:ind w:left="360"/>
        <w:rPr>
          <w:rFonts w:hint="eastAsia" w:ascii="宋体" w:hAnsi="宋体" w:eastAsia="宋体" w:cs="宋体"/>
          <w:szCs w:val="22"/>
          <w:lang w:eastAsia="zh"/>
        </w:rPr>
      </w:pPr>
      <w:r>
        <w:rPr>
          <w:rFonts w:hint="eastAsia" w:ascii="宋体" w:hAnsi="宋体" w:eastAsia="宋体" w:cs="宋体"/>
          <w:szCs w:val="22"/>
        </w:rPr>
        <w:t>描述：</w:t>
      </w:r>
      <w:r>
        <w:rPr>
          <w:rFonts w:hint="eastAsia" w:ascii="宋体" w:hAnsi="宋体" w:eastAsia="宋体" w:cs="宋体"/>
          <w:szCs w:val="22"/>
          <w:lang w:eastAsia="zh"/>
        </w:rPr>
        <w:t>顾客</w:t>
      </w:r>
      <w:r>
        <w:rPr>
          <w:rFonts w:hint="eastAsia" w:ascii="宋体" w:hAnsi="宋体" w:eastAsia="宋体" w:cs="宋体"/>
          <w:szCs w:val="22"/>
        </w:rPr>
        <w:t>可取消已收藏的</w:t>
      </w:r>
      <w:r>
        <w:rPr>
          <w:rFonts w:hint="eastAsia" w:ascii="宋体" w:hAnsi="宋体" w:eastAsia="宋体" w:cs="宋体"/>
          <w:szCs w:val="22"/>
          <w:lang w:eastAsia="zh"/>
        </w:rPr>
        <w:t>菜品</w:t>
      </w:r>
    </w:p>
    <w:p w14:paraId="1F0D842B">
      <w:pPr>
        <w:ind w:left="360"/>
        <w:rPr>
          <w:rFonts w:hint="eastAsia" w:ascii="宋体" w:hAnsi="宋体" w:eastAsia="宋体" w:cs="宋体"/>
          <w:szCs w:val="22"/>
          <w:lang w:eastAsia="zh"/>
        </w:rPr>
      </w:pPr>
      <w:r>
        <w:rPr>
          <w:rFonts w:hint="eastAsia" w:ascii="宋体" w:hAnsi="宋体" w:eastAsia="宋体" w:cs="宋体"/>
          <w:szCs w:val="22"/>
        </w:rPr>
        <w:t>参与者：</w:t>
      </w:r>
      <w:r>
        <w:rPr>
          <w:rFonts w:hint="eastAsia" w:ascii="宋体" w:hAnsi="宋体" w:eastAsia="宋体" w:cs="宋体"/>
          <w:szCs w:val="22"/>
          <w:lang w:eastAsia="zh"/>
        </w:rPr>
        <w:t>顾客</w:t>
      </w:r>
    </w:p>
    <w:p w14:paraId="64942B61">
      <w:pPr>
        <w:ind w:left="360"/>
        <w:rPr>
          <w:rFonts w:hint="eastAsia" w:ascii="宋体" w:hAnsi="宋体" w:eastAsia="宋体" w:cs="宋体"/>
          <w:szCs w:val="22"/>
        </w:rPr>
      </w:pPr>
      <w:r>
        <w:rPr>
          <w:rFonts w:hint="eastAsia" w:ascii="宋体" w:hAnsi="宋体" w:eastAsia="宋体" w:cs="宋体"/>
          <w:szCs w:val="22"/>
        </w:rPr>
        <w:t>前置条件：当前已被</w:t>
      </w:r>
      <w:r>
        <w:rPr>
          <w:rFonts w:hint="eastAsia" w:ascii="宋体" w:hAnsi="宋体" w:eastAsia="宋体" w:cs="宋体"/>
          <w:szCs w:val="22"/>
          <w:lang w:eastAsia="zh"/>
        </w:rPr>
        <w:t>该顾客</w:t>
      </w:r>
      <w:r>
        <w:rPr>
          <w:rFonts w:hint="eastAsia" w:ascii="宋体" w:hAnsi="宋体" w:eastAsia="宋体" w:cs="宋体"/>
          <w:szCs w:val="22"/>
        </w:rPr>
        <w:t>收藏</w:t>
      </w:r>
    </w:p>
    <w:p w14:paraId="235111B4">
      <w:pPr>
        <w:ind w:left="360"/>
        <w:rPr>
          <w:rFonts w:hint="eastAsia" w:ascii="宋体" w:hAnsi="宋体" w:eastAsia="宋体" w:cs="宋体"/>
          <w:szCs w:val="22"/>
        </w:rPr>
      </w:pPr>
      <w:r>
        <w:rPr>
          <w:rFonts w:hint="eastAsia" w:ascii="宋体" w:hAnsi="宋体" w:eastAsia="宋体" w:cs="宋体"/>
          <w:szCs w:val="22"/>
        </w:rPr>
        <w:t>活动图：</w:t>
      </w:r>
    </w:p>
    <w:p w14:paraId="7820DFEF">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973070" cy="3280410"/>
            <wp:effectExtent l="0" t="0" r="17780" b="152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9"/>
                    <a:stretch>
                      <a:fillRect/>
                    </a:stretch>
                  </pic:blipFill>
                  <pic:spPr>
                    <a:xfrm>
                      <a:off x="0" y="0"/>
                      <a:ext cx="2973070" cy="3280410"/>
                    </a:xfrm>
                    <a:prstGeom prst="rect">
                      <a:avLst/>
                    </a:prstGeom>
                  </pic:spPr>
                </pic:pic>
              </a:graphicData>
            </a:graphic>
          </wp:inline>
        </w:drawing>
      </w:r>
    </w:p>
    <w:p w14:paraId="203BC0D9">
      <w:pPr>
        <w:ind w:left="360"/>
        <w:jc w:val="center"/>
        <w:rPr>
          <w:rFonts w:ascii="Arial" w:hAnsi="Arial" w:eastAsia="黑体"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1.4.1</w:t>
      </w:r>
      <w:r>
        <w:rPr>
          <w:rFonts w:ascii="Arial" w:hAnsi="Arial" w:eastAsia="黑体" w:cs="Times New Roman"/>
          <w:sz w:val="20"/>
          <w:szCs w:val="22"/>
        </w:rPr>
        <w:t>2</w:t>
      </w:r>
      <w:r>
        <w:rPr>
          <w:rFonts w:hint="eastAsia" w:ascii="Arial" w:hAnsi="Arial" w:eastAsia="黑体" w:cs="Times New Roman"/>
          <w:sz w:val="20"/>
          <w:szCs w:val="22"/>
        </w:rPr>
        <w:t xml:space="preserve"> 取消收藏</w:t>
      </w:r>
      <w:r>
        <w:rPr>
          <w:rFonts w:hint="eastAsia" w:ascii="Arial" w:hAnsi="Arial" w:eastAsia="黑体" w:cs="Times New Roman"/>
          <w:sz w:val="20"/>
          <w:szCs w:val="22"/>
          <w:lang w:eastAsia="zh"/>
        </w:rPr>
        <w:t>菜品</w:t>
      </w:r>
      <w:r>
        <w:rPr>
          <w:rFonts w:hint="eastAsia" w:ascii="Arial" w:hAnsi="Arial" w:eastAsia="黑体" w:cs="Times New Roman"/>
          <w:sz w:val="20"/>
          <w:szCs w:val="22"/>
        </w:rPr>
        <w:t>活动图</w:t>
      </w:r>
    </w:p>
    <w:p w14:paraId="2F620366">
      <w:pPr>
        <w:keepNext/>
        <w:keepLines/>
        <w:spacing w:before="280" w:after="290" w:line="376" w:lineRule="auto"/>
        <w:outlineLvl w:val="3"/>
        <w:rPr>
          <w:rFonts w:hint="eastAsia" w:ascii="宋体" w:hAnsi="宋体" w:eastAsia="宋体" w:cs="Times New Roman"/>
          <w:b/>
          <w:bCs/>
          <w:szCs w:val="21"/>
          <w:lang w:eastAsia="zh"/>
        </w:rPr>
      </w:pPr>
      <w:r>
        <w:rPr>
          <w:rFonts w:hint="eastAsia" w:ascii="宋体" w:hAnsi="宋体" w:eastAsia="宋体" w:cs="Times New Roman"/>
          <w:b/>
          <w:bCs/>
          <w:szCs w:val="21"/>
        </w:rPr>
        <w:t>1</w:t>
      </w:r>
      <w:r>
        <w:rPr>
          <w:rFonts w:ascii="宋体" w:hAnsi="宋体" w:eastAsia="宋体" w:cs="Times New Roman"/>
          <w:b/>
          <w:bCs/>
          <w:szCs w:val="21"/>
        </w:rPr>
        <w:t>.4.1</w:t>
      </w:r>
      <w:r>
        <w:rPr>
          <w:rFonts w:hint="eastAsia" w:ascii="宋体" w:hAnsi="宋体" w:eastAsia="宋体" w:cs="Times New Roman"/>
          <w:b/>
          <w:bCs/>
          <w:szCs w:val="21"/>
          <w:lang w:eastAsia="zh"/>
        </w:rPr>
        <w:t>3</w:t>
      </w:r>
      <w:r>
        <w:rPr>
          <w:rFonts w:hint="eastAsia" w:ascii="宋体" w:hAnsi="宋体" w:eastAsia="宋体" w:cs="Times New Roman"/>
          <w:b/>
          <w:bCs/>
          <w:szCs w:val="21"/>
        </w:rPr>
        <w:t>查看收藏的</w:t>
      </w:r>
      <w:r>
        <w:rPr>
          <w:rFonts w:hint="eastAsia" w:ascii="宋体" w:hAnsi="宋体" w:eastAsia="宋体" w:cs="Times New Roman"/>
          <w:b/>
          <w:bCs/>
          <w:szCs w:val="21"/>
          <w:lang w:eastAsia="zh"/>
        </w:rPr>
        <w:t>菜品</w:t>
      </w:r>
    </w:p>
    <w:p w14:paraId="5E292D3B">
      <w:pPr>
        <w:ind w:left="360"/>
        <w:rPr>
          <w:rFonts w:hint="eastAsia" w:ascii="宋体" w:hAnsi="宋体" w:eastAsia="宋体" w:cs="宋体"/>
          <w:szCs w:val="22"/>
          <w:lang w:eastAsia="zh"/>
        </w:rPr>
      </w:pPr>
      <w:r>
        <w:rPr>
          <w:rFonts w:hint="eastAsia" w:ascii="宋体" w:hAnsi="宋体" w:eastAsia="宋体" w:cs="宋体"/>
          <w:szCs w:val="22"/>
        </w:rPr>
        <w:t>用例名：查看收藏的</w:t>
      </w:r>
      <w:r>
        <w:rPr>
          <w:rFonts w:hint="eastAsia" w:ascii="宋体" w:hAnsi="宋体" w:eastAsia="宋体" w:cs="宋体"/>
          <w:szCs w:val="22"/>
          <w:lang w:eastAsia="zh"/>
        </w:rPr>
        <w:t>菜品</w:t>
      </w:r>
    </w:p>
    <w:p w14:paraId="6CB90DB8">
      <w:pPr>
        <w:ind w:left="360"/>
        <w:rPr>
          <w:rFonts w:hint="eastAsia" w:ascii="宋体" w:hAnsi="宋体" w:eastAsia="宋体" w:cs="宋体"/>
          <w:szCs w:val="22"/>
        </w:rPr>
      </w:pPr>
      <w:r>
        <w:rPr>
          <w:rFonts w:hint="eastAsia" w:ascii="宋体" w:hAnsi="宋体" w:eastAsia="宋体" w:cs="宋体"/>
          <w:szCs w:val="22"/>
        </w:rPr>
        <w:t>描述：</w:t>
      </w:r>
      <w:r>
        <w:rPr>
          <w:rFonts w:hint="eastAsia" w:ascii="宋体" w:hAnsi="宋体" w:eastAsia="宋体" w:cs="宋体"/>
          <w:szCs w:val="22"/>
          <w:lang w:eastAsia="zh"/>
        </w:rPr>
        <w:t>顾客</w:t>
      </w:r>
      <w:r>
        <w:rPr>
          <w:rFonts w:hint="eastAsia" w:ascii="宋体" w:hAnsi="宋体" w:eastAsia="宋体" w:cs="宋体"/>
          <w:szCs w:val="22"/>
        </w:rPr>
        <w:t>可查看收藏的志愿活动</w:t>
      </w:r>
    </w:p>
    <w:p w14:paraId="12502B28">
      <w:pPr>
        <w:ind w:left="360"/>
        <w:rPr>
          <w:rFonts w:hint="eastAsia" w:ascii="宋体" w:hAnsi="宋体" w:eastAsia="宋体" w:cs="宋体"/>
          <w:szCs w:val="22"/>
        </w:rPr>
      </w:pPr>
      <w:r>
        <w:rPr>
          <w:rFonts w:hint="eastAsia" w:ascii="宋体" w:hAnsi="宋体" w:eastAsia="宋体" w:cs="宋体"/>
          <w:szCs w:val="22"/>
        </w:rPr>
        <w:t>参与者：</w:t>
      </w:r>
      <w:r>
        <w:rPr>
          <w:rFonts w:hint="eastAsia" w:ascii="宋体" w:hAnsi="宋体" w:eastAsia="宋体" w:cs="宋体"/>
          <w:szCs w:val="22"/>
          <w:lang w:eastAsia="zh"/>
        </w:rPr>
        <w:t>顾客</w:t>
      </w:r>
    </w:p>
    <w:p w14:paraId="289452CF">
      <w:pPr>
        <w:ind w:left="360"/>
        <w:rPr>
          <w:rFonts w:hint="eastAsia" w:ascii="宋体" w:hAnsi="宋体" w:eastAsia="宋体" w:cs="宋体"/>
          <w:szCs w:val="22"/>
        </w:rPr>
      </w:pPr>
      <w:r>
        <w:rPr>
          <w:rFonts w:hint="eastAsia" w:ascii="宋体" w:hAnsi="宋体" w:eastAsia="宋体" w:cs="宋体"/>
          <w:szCs w:val="22"/>
        </w:rPr>
        <w:t>前置条件：</w:t>
      </w:r>
      <w:r>
        <w:rPr>
          <w:rFonts w:hint="eastAsia" w:ascii="宋体" w:hAnsi="宋体" w:eastAsia="宋体" w:cs="宋体"/>
          <w:szCs w:val="22"/>
          <w:lang w:eastAsia="zh"/>
        </w:rPr>
        <w:t>菜品</w:t>
      </w:r>
      <w:r>
        <w:rPr>
          <w:rFonts w:hint="eastAsia" w:ascii="宋体" w:hAnsi="宋体" w:eastAsia="宋体" w:cs="宋体"/>
          <w:szCs w:val="22"/>
        </w:rPr>
        <w:t>已被收藏</w:t>
      </w:r>
    </w:p>
    <w:p w14:paraId="5D39884B">
      <w:pPr>
        <w:ind w:left="360"/>
        <w:rPr>
          <w:rFonts w:hint="eastAsia" w:ascii="宋体" w:hAnsi="宋体" w:eastAsia="宋体" w:cs="宋体"/>
          <w:szCs w:val="22"/>
        </w:rPr>
      </w:pPr>
      <w:r>
        <w:rPr>
          <w:rFonts w:hint="eastAsia" w:ascii="宋体" w:hAnsi="宋体" w:eastAsia="宋体" w:cs="宋体"/>
          <w:szCs w:val="22"/>
        </w:rPr>
        <w:t>活动图：</w:t>
      </w:r>
    </w:p>
    <w:p w14:paraId="032E8ED3">
      <w:pPr>
        <w:ind w:left="360"/>
        <w:jc w:val="center"/>
        <w:rPr>
          <w:rFonts w:hint="eastAsia" w:ascii="宋体" w:hAnsi="宋体" w:eastAsia="宋体" w:cs="宋体"/>
          <w:szCs w:val="22"/>
          <w:lang w:eastAsia="zh"/>
        </w:rPr>
      </w:pPr>
      <w:r>
        <w:rPr>
          <w:rFonts w:hint="eastAsia" w:ascii="宋体" w:hAnsi="宋体" w:eastAsia="宋体" w:cs="宋体"/>
          <w:szCs w:val="22"/>
          <w:lang w:eastAsia="zh"/>
        </w:rPr>
        <w:drawing>
          <wp:inline distT="0" distB="0" distL="114300" distR="114300">
            <wp:extent cx="3019425" cy="3566795"/>
            <wp:effectExtent l="0" t="0" r="9525" b="146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0"/>
                    <a:stretch>
                      <a:fillRect/>
                    </a:stretch>
                  </pic:blipFill>
                  <pic:spPr>
                    <a:xfrm>
                      <a:off x="0" y="0"/>
                      <a:ext cx="3019425" cy="3566795"/>
                    </a:xfrm>
                    <a:prstGeom prst="rect">
                      <a:avLst/>
                    </a:prstGeom>
                  </pic:spPr>
                </pic:pic>
              </a:graphicData>
            </a:graphic>
          </wp:inline>
        </w:drawing>
      </w:r>
    </w:p>
    <w:p w14:paraId="2C29E582">
      <w:pPr>
        <w:ind w:left="360"/>
        <w:rPr>
          <w:rFonts w:hint="eastAsia" w:ascii="宋体" w:hAnsi="宋体" w:eastAsia="宋体" w:cs="宋体"/>
          <w:szCs w:val="22"/>
        </w:rPr>
      </w:pPr>
    </w:p>
    <w:p w14:paraId="5E567030">
      <w:pPr>
        <w:ind w:left="360"/>
        <w:jc w:val="center"/>
        <w:rPr>
          <w:rFonts w:ascii="Arial" w:hAnsi="Arial" w:eastAsia="黑体"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1.4.1</w:t>
      </w:r>
      <w:r>
        <w:rPr>
          <w:rFonts w:ascii="Arial" w:hAnsi="Arial" w:eastAsia="黑体" w:cs="Times New Roman"/>
          <w:sz w:val="20"/>
          <w:szCs w:val="22"/>
        </w:rPr>
        <w:t>3</w:t>
      </w:r>
      <w:r>
        <w:rPr>
          <w:rFonts w:hint="eastAsia" w:ascii="Arial" w:hAnsi="Arial" w:eastAsia="黑体" w:cs="Times New Roman"/>
          <w:sz w:val="20"/>
          <w:szCs w:val="22"/>
        </w:rPr>
        <w:t xml:space="preserve"> 查看收藏</w:t>
      </w:r>
      <w:r>
        <w:rPr>
          <w:rFonts w:hint="eastAsia" w:ascii="Arial" w:hAnsi="Arial" w:eastAsia="黑体" w:cs="Times New Roman"/>
          <w:sz w:val="20"/>
          <w:szCs w:val="22"/>
          <w:lang w:eastAsia="zh"/>
        </w:rPr>
        <w:t>菜品</w:t>
      </w:r>
      <w:r>
        <w:rPr>
          <w:rFonts w:hint="eastAsia" w:ascii="Arial" w:hAnsi="Arial" w:eastAsia="黑体" w:cs="Times New Roman"/>
          <w:sz w:val="20"/>
          <w:szCs w:val="22"/>
        </w:rPr>
        <w:t>活动图</w:t>
      </w:r>
    </w:p>
    <w:p w14:paraId="351AC89D">
      <w:pPr>
        <w:ind w:left="360"/>
        <w:jc w:val="center"/>
        <w:rPr>
          <w:rFonts w:hint="eastAsia" w:ascii="等线" w:hAnsi="等线" w:eastAsia="等线" w:cs="Times New Roman"/>
          <w:szCs w:val="22"/>
        </w:rPr>
      </w:pPr>
    </w:p>
    <w:p w14:paraId="5F8F0D71">
      <w:pPr>
        <w:rPr>
          <w:rFonts w:hint="eastAsia" w:ascii="等线" w:hAnsi="等线" w:eastAsia="等线" w:cs="Times New Roman"/>
          <w:szCs w:val="22"/>
        </w:rPr>
      </w:pPr>
    </w:p>
    <w:p w14:paraId="0E03A329">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.4.1</w:t>
      </w:r>
      <w:r>
        <w:rPr>
          <w:rFonts w:hint="eastAsia" w:ascii="宋体" w:hAnsi="宋体" w:eastAsia="宋体" w:cs="Times New Roman"/>
          <w:b/>
          <w:bCs/>
          <w:szCs w:val="21"/>
          <w:lang w:eastAsia="zh"/>
        </w:rPr>
        <w:t>4添加菜品至购物车</w:t>
      </w:r>
    </w:p>
    <w:p w14:paraId="3C972014">
      <w:pPr>
        <w:ind w:left="360"/>
        <w:rPr>
          <w:rFonts w:hint="eastAsia" w:ascii="等线" w:hAnsi="等线" w:eastAsia="等线" w:cs="Times New Roman"/>
          <w:szCs w:val="22"/>
          <w:lang w:eastAsia="zh"/>
        </w:rPr>
      </w:pPr>
      <w:r>
        <w:rPr>
          <w:rFonts w:hint="eastAsia" w:ascii="等线" w:hAnsi="等线" w:eastAsia="等线" w:cs="Times New Roman"/>
          <w:szCs w:val="22"/>
        </w:rPr>
        <w:t>用例名：</w:t>
      </w:r>
      <w:r>
        <w:rPr>
          <w:rFonts w:hint="eastAsia" w:ascii="等线" w:hAnsi="等线" w:eastAsia="等线" w:cs="Times New Roman"/>
          <w:szCs w:val="22"/>
          <w:lang w:eastAsia="zh"/>
        </w:rPr>
        <w:t>添加菜品至购物车</w:t>
      </w:r>
    </w:p>
    <w:p w14:paraId="0CB68459">
      <w:pPr>
        <w:ind w:left="360"/>
        <w:rPr>
          <w:rFonts w:hint="eastAsia" w:ascii="等线" w:hAnsi="等线" w:eastAsia="等线" w:cs="Times New Roman"/>
          <w:szCs w:val="22"/>
          <w:lang w:eastAsia="zh"/>
        </w:rPr>
      </w:pPr>
      <w:r>
        <w:rPr>
          <w:rFonts w:hint="eastAsia" w:ascii="等线" w:hAnsi="等线" w:eastAsia="等线" w:cs="Times New Roman"/>
          <w:szCs w:val="22"/>
        </w:rPr>
        <w:t>描述：</w:t>
      </w:r>
      <w:r>
        <w:rPr>
          <w:rFonts w:hint="eastAsia" w:ascii="等线" w:hAnsi="等线" w:eastAsia="等线" w:cs="Times New Roman"/>
          <w:szCs w:val="22"/>
          <w:lang w:eastAsia="zh"/>
        </w:rPr>
        <w:t>顾客根据需求将需要的菜品添加至购物车</w:t>
      </w:r>
    </w:p>
    <w:p w14:paraId="50FFFF15">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07E99DAD">
      <w:pPr>
        <w:ind w:left="360"/>
        <w:rPr>
          <w:rFonts w:hint="eastAsia" w:ascii="等线" w:hAnsi="等线" w:eastAsia="等线" w:cs="Times New Roman"/>
          <w:szCs w:val="22"/>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w:t>
      </w:r>
    </w:p>
    <w:p w14:paraId="2852AF8B">
      <w:pPr>
        <w:ind w:left="360"/>
        <w:rPr>
          <w:rFonts w:hint="eastAsia" w:ascii="等线" w:hAnsi="等线" w:eastAsia="等线" w:cs="Times New Roman"/>
          <w:szCs w:val="22"/>
        </w:rPr>
      </w:pPr>
      <w:r>
        <w:rPr>
          <w:rFonts w:hint="eastAsia" w:ascii="等线" w:hAnsi="等线" w:eastAsia="等线" w:cs="Times New Roman"/>
          <w:szCs w:val="22"/>
        </w:rPr>
        <w:t>活动图：</w:t>
      </w:r>
    </w:p>
    <w:p w14:paraId="07253C18">
      <w:pPr>
        <w:rPr>
          <w:rFonts w:hint="eastAsia" w:ascii="等线" w:hAnsi="等线" w:eastAsia="等线" w:cs="Times New Roman"/>
          <w:szCs w:val="22"/>
        </w:rPr>
      </w:pPr>
    </w:p>
    <w:p w14:paraId="3A7F1AF8">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606675" cy="4284980"/>
            <wp:effectExtent l="0" t="0" r="3175" b="127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1"/>
                    <a:stretch>
                      <a:fillRect/>
                    </a:stretch>
                  </pic:blipFill>
                  <pic:spPr>
                    <a:xfrm>
                      <a:off x="0" y="0"/>
                      <a:ext cx="2606675" cy="4284980"/>
                    </a:xfrm>
                    <a:prstGeom prst="rect">
                      <a:avLst/>
                    </a:prstGeom>
                  </pic:spPr>
                </pic:pic>
              </a:graphicData>
            </a:graphic>
          </wp:inline>
        </w:drawing>
      </w:r>
    </w:p>
    <w:p w14:paraId="393A630D">
      <w:pPr>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1.4.1</w:t>
      </w:r>
      <w:r>
        <w:rPr>
          <w:rFonts w:hint="eastAsia" w:ascii="Arial" w:hAnsi="Arial" w:eastAsia="黑体" w:cs="Times New Roman"/>
          <w:sz w:val="20"/>
          <w:szCs w:val="22"/>
          <w:lang w:eastAsia="zh"/>
        </w:rPr>
        <w:t>4</w:t>
      </w:r>
      <w:r>
        <w:rPr>
          <w:rFonts w:hint="eastAsia" w:ascii="Arial" w:hAnsi="Arial" w:eastAsia="黑体" w:cs="Times New Roman"/>
          <w:sz w:val="20"/>
          <w:szCs w:val="22"/>
        </w:rPr>
        <w:t xml:space="preserve"> 添加菜品至购物车活动图 </w:t>
      </w:r>
    </w:p>
    <w:p w14:paraId="0FF6C417">
      <w:pPr>
        <w:keepNext/>
        <w:keepLines/>
        <w:spacing w:before="280" w:after="290" w:line="376" w:lineRule="auto"/>
        <w:outlineLvl w:val="3"/>
        <w:rPr>
          <w:rFonts w:hint="eastAsia" w:ascii="等线" w:hAnsi="等线" w:eastAsia="等线" w:cs="Times New Roman"/>
          <w:szCs w:val="22"/>
        </w:rPr>
      </w:pPr>
      <w:r>
        <w:rPr>
          <w:rFonts w:hint="eastAsia" w:ascii="宋体" w:hAnsi="宋体" w:eastAsia="宋体" w:cs="Times New Roman"/>
          <w:b/>
          <w:bCs/>
          <w:szCs w:val="21"/>
        </w:rPr>
        <w:t>1</w:t>
      </w:r>
      <w:r>
        <w:rPr>
          <w:rFonts w:ascii="宋体" w:hAnsi="宋体" w:eastAsia="宋体" w:cs="Times New Roman"/>
          <w:b/>
          <w:bCs/>
          <w:szCs w:val="21"/>
        </w:rPr>
        <w:t>.4.</w:t>
      </w:r>
      <w:r>
        <w:rPr>
          <w:rFonts w:hint="eastAsia" w:ascii="宋体" w:hAnsi="宋体" w:eastAsia="宋体" w:cs="Times New Roman"/>
          <w:b/>
          <w:bCs/>
          <w:szCs w:val="21"/>
          <w:lang w:eastAsia="zh"/>
        </w:rPr>
        <w:t>15查看购物车</w:t>
      </w:r>
    </w:p>
    <w:p w14:paraId="08CD5C15">
      <w:pPr>
        <w:ind w:left="360"/>
        <w:rPr>
          <w:rFonts w:hint="eastAsia" w:ascii="等线" w:hAnsi="等线" w:eastAsia="等线" w:cs="Times New Roman"/>
          <w:szCs w:val="22"/>
          <w:lang w:eastAsia="zh"/>
        </w:rPr>
      </w:pPr>
      <w:r>
        <w:rPr>
          <w:rFonts w:hint="eastAsia" w:ascii="等线" w:hAnsi="等线" w:eastAsia="等线" w:cs="Times New Roman"/>
          <w:szCs w:val="22"/>
        </w:rPr>
        <w:t>用例名：</w:t>
      </w:r>
      <w:r>
        <w:rPr>
          <w:rFonts w:hint="eastAsia" w:ascii="等线" w:hAnsi="等线" w:eastAsia="等线" w:cs="Times New Roman"/>
          <w:szCs w:val="22"/>
          <w:lang w:eastAsia="zh"/>
        </w:rPr>
        <w:t>查看购物车</w:t>
      </w:r>
    </w:p>
    <w:p w14:paraId="49524E2C">
      <w:pPr>
        <w:ind w:left="360"/>
        <w:rPr>
          <w:rFonts w:hint="eastAsia" w:ascii="等线" w:hAnsi="等线" w:eastAsia="等线" w:cs="Times New Roman"/>
          <w:szCs w:val="22"/>
          <w:lang w:eastAsia="zh"/>
        </w:rPr>
      </w:pPr>
      <w:r>
        <w:rPr>
          <w:rFonts w:hint="eastAsia" w:ascii="等线" w:hAnsi="等线" w:eastAsia="等线" w:cs="Times New Roman"/>
          <w:szCs w:val="22"/>
        </w:rPr>
        <w:t>描述：</w:t>
      </w:r>
      <w:r>
        <w:rPr>
          <w:rFonts w:hint="eastAsia" w:ascii="等线" w:hAnsi="等线" w:eastAsia="等线" w:cs="Times New Roman"/>
          <w:szCs w:val="22"/>
          <w:lang w:eastAsia="zh"/>
        </w:rPr>
        <w:t>顾客可以查看购物车内已下单的菜品</w:t>
      </w:r>
    </w:p>
    <w:p w14:paraId="758DBED4">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59DECAD8">
      <w:pPr>
        <w:ind w:left="360"/>
        <w:rPr>
          <w:rFonts w:hint="eastAsia" w:ascii="等线" w:hAnsi="等线" w:eastAsia="等线" w:cs="Times New Roman"/>
          <w:szCs w:val="22"/>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w:t>
      </w:r>
    </w:p>
    <w:p w14:paraId="531895D0">
      <w:pPr>
        <w:ind w:left="360"/>
        <w:rPr>
          <w:rFonts w:hint="eastAsia" w:ascii="等线" w:hAnsi="等线" w:eastAsia="等线" w:cs="Times New Roman"/>
          <w:szCs w:val="22"/>
        </w:rPr>
      </w:pPr>
      <w:r>
        <w:rPr>
          <w:rFonts w:hint="eastAsia" w:ascii="等线" w:hAnsi="等线" w:eastAsia="等线" w:cs="Times New Roman"/>
          <w:szCs w:val="22"/>
        </w:rPr>
        <w:t>活动图：</w:t>
      </w:r>
    </w:p>
    <w:p w14:paraId="71382221">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541270" cy="2748280"/>
            <wp:effectExtent l="0" t="0" r="11430" b="1397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2"/>
                    <a:stretch>
                      <a:fillRect/>
                    </a:stretch>
                  </pic:blipFill>
                  <pic:spPr>
                    <a:xfrm>
                      <a:off x="0" y="0"/>
                      <a:ext cx="2541270" cy="2748280"/>
                    </a:xfrm>
                    <a:prstGeom prst="rect">
                      <a:avLst/>
                    </a:prstGeom>
                  </pic:spPr>
                </pic:pic>
              </a:graphicData>
            </a:graphic>
          </wp:inline>
        </w:drawing>
      </w:r>
    </w:p>
    <w:p w14:paraId="11823677">
      <w:pPr>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w:t>
      </w:r>
      <w:r>
        <w:rPr>
          <w:rFonts w:ascii="Arial" w:hAnsi="Arial" w:eastAsia="黑体" w:cs="Times New Roman"/>
          <w:sz w:val="20"/>
          <w:szCs w:val="22"/>
        </w:rPr>
        <w:t>1</w:t>
      </w:r>
      <w:r>
        <w:rPr>
          <w:rFonts w:hint="eastAsia" w:ascii="Arial" w:hAnsi="Arial" w:eastAsia="黑体" w:cs="Times New Roman"/>
          <w:sz w:val="20"/>
          <w:szCs w:val="22"/>
          <w:lang w:eastAsia="zh"/>
        </w:rPr>
        <w:t>5</w:t>
      </w:r>
      <w:r>
        <w:rPr>
          <w:rFonts w:hint="eastAsia" w:ascii="Arial" w:hAnsi="Arial" w:eastAsia="黑体" w:cs="Times New Roman"/>
          <w:sz w:val="20"/>
          <w:szCs w:val="22"/>
        </w:rPr>
        <w:t xml:space="preserve"> </w:t>
      </w:r>
      <w:r>
        <w:rPr>
          <w:rFonts w:hint="eastAsia" w:ascii="Arial" w:hAnsi="Arial" w:eastAsia="黑体" w:cs="Times New Roman"/>
          <w:sz w:val="20"/>
          <w:szCs w:val="22"/>
          <w:lang w:eastAsia="zh"/>
        </w:rPr>
        <w:t>查看购物车</w:t>
      </w:r>
      <w:r>
        <w:rPr>
          <w:rFonts w:hint="eastAsia" w:ascii="Arial" w:hAnsi="Arial" w:eastAsia="黑体" w:cs="Times New Roman"/>
          <w:sz w:val="20"/>
          <w:szCs w:val="22"/>
        </w:rPr>
        <w:t>活动图</w:t>
      </w:r>
    </w:p>
    <w:p w14:paraId="4B702B0D">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w:t>
      </w:r>
      <w:r>
        <w:rPr>
          <w:rFonts w:hint="eastAsia" w:ascii="宋体" w:hAnsi="宋体" w:eastAsia="宋体" w:cs="Times New Roman"/>
          <w:b/>
          <w:bCs/>
          <w:szCs w:val="21"/>
          <w:lang w:eastAsia="zh"/>
        </w:rPr>
        <w:t>16移除购物车中菜品</w:t>
      </w:r>
    </w:p>
    <w:p w14:paraId="293077ED">
      <w:pPr>
        <w:ind w:left="360"/>
        <w:rPr>
          <w:rFonts w:hint="eastAsia" w:ascii="等线" w:hAnsi="等线" w:eastAsia="等线" w:cs="Times New Roman"/>
          <w:szCs w:val="22"/>
          <w:lang w:eastAsia="zh"/>
        </w:rPr>
      </w:pPr>
      <w:r>
        <w:rPr>
          <w:rFonts w:hint="eastAsia" w:ascii="等线" w:hAnsi="等线" w:eastAsia="等线" w:cs="Times New Roman"/>
          <w:szCs w:val="22"/>
        </w:rPr>
        <w:t>用例名：</w:t>
      </w:r>
      <w:r>
        <w:rPr>
          <w:rFonts w:hint="eastAsia" w:ascii="等线" w:hAnsi="等线" w:eastAsia="等线" w:cs="Times New Roman"/>
          <w:szCs w:val="22"/>
          <w:lang w:eastAsia="zh"/>
        </w:rPr>
        <w:t>移除购物车中菜品</w:t>
      </w:r>
    </w:p>
    <w:p w14:paraId="43758FA5">
      <w:pPr>
        <w:ind w:left="360"/>
        <w:rPr>
          <w:rFonts w:hint="eastAsia" w:ascii="等线" w:hAnsi="等线" w:eastAsia="等线" w:cs="Times New Roman"/>
          <w:szCs w:val="22"/>
          <w:lang w:eastAsia="zh"/>
        </w:rPr>
      </w:pPr>
      <w:r>
        <w:rPr>
          <w:rFonts w:hint="eastAsia" w:ascii="等线" w:hAnsi="等线" w:eastAsia="等线" w:cs="Times New Roman"/>
          <w:szCs w:val="22"/>
        </w:rPr>
        <w:t>描述：</w:t>
      </w:r>
      <w:r>
        <w:rPr>
          <w:rFonts w:hint="eastAsia" w:ascii="等线" w:hAnsi="等线" w:eastAsia="等线" w:cs="Times New Roman"/>
          <w:szCs w:val="22"/>
          <w:lang w:eastAsia="zh"/>
        </w:rPr>
        <w:t>顾客可删除已在购物车内的菜品</w:t>
      </w:r>
    </w:p>
    <w:p w14:paraId="101490E6">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000786E0">
      <w:pPr>
        <w:ind w:left="360"/>
        <w:rPr>
          <w:rFonts w:hint="eastAsia" w:ascii="等线" w:hAnsi="等线" w:eastAsia="等线" w:cs="Times New Roman"/>
          <w:szCs w:val="22"/>
          <w:lang w:eastAsia="zh"/>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w:t>
      </w:r>
      <w:r>
        <w:rPr>
          <w:rFonts w:hint="eastAsia" w:ascii="等线" w:hAnsi="等线" w:eastAsia="等线" w:cs="Times New Roman"/>
          <w:szCs w:val="22"/>
          <w:lang w:eastAsia="zh"/>
        </w:rPr>
        <w:t>，购物车内已下单该菜品</w:t>
      </w:r>
    </w:p>
    <w:p w14:paraId="3BCDDF25">
      <w:pPr>
        <w:ind w:left="360"/>
        <w:rPr>
          <w:rFonts w:hint="eastAsia" w:ascii="等线" w:hAnsi="等线" w:eastAsia="等线" w:cs="Times New Roman"/>
          <w:szCs w:val="22"/>
        </w:rPr>
      </w:pPr>
      <w:r>
        <w:rPr>
          <w:rFonts w:hint="eastAsia" w:ascii="等线" w:hAnsi="等线" w:eastAsia="等线" w:cs="Times New Roman"/>
          <w:szCs w:val="22"/>
        </w:rPr>
        <w:t>活动图：</w:t>
      </w:r>
    </w:p>
    <w:p w14:paraId="63F668E1">
      <w:pPr>
        <w:ind w:left="360"/>
        <w:rPr>
          <w:rFonts w:hint="eastAsia" w:ascii="等线" w:hAnsi="等线" w:eastAsia="等线" w:cs="Times New Roman"/>
          <w:szCs w:val="22"/>
        </w:rPr>
      </w:pPr>
    </w:p>
    <w:p w14:paraId="7F22706D">
      <w:pPr>
        <w:rPr>
          <w:rFonts w:hint="eastAsia" w:ascii="等线" w:hAnsi="等线" w:eastAsia="等线" w:cs="Times New Roman"/>
          <w:szCs w:val="22"/>
        </w:rPr>
      </w:pPr>
    </w:p>
    <w:p w14:paraId="67400CFE">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693035" cy="3495040"/>
            <wp:effectExtent l="0" t="0" r="12065" b="1016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3"/>
                    <a:stretch>
                      <a:fillRect/>
                    </a:stretch>
                  </pic:blipFill>
                  <pic:spPr>
                    <a:xfrm>
                      <a:off x="0" y="0"/>
                      <a:ext cx="2693035" cy="3495040"/>
                    </a:xfrm>
                    <a:prstGeom prst="rect">
                      <a:avLst/>
                    </a:prstGeom>
                  </pic:spPr>
                </pic:pic>
              </a:graphicData>
            </a:graphic>
          </wp:inline>
        </w:drawing>
      </w:r>
    </w:p>
    <w:p w14:paraId="1F3F4ECE">
      <w:pPr>
        <w:jc w:val="center"/>
        <w:rPr>
          <w:rFonts w:ascii="Arial" w:hAnsi="Arial" w:eastAsia="黑体"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w:t>
      </w:r>
      <w:r>
        <w:rPr>
          <w:rFonts w:hint="eastAsia" w:ascii="Arial" w:hAnsi="Arial" w:eastAsia="黑体" w:cs="Times New Roman"/>
          <w:sz w:val="20"/>
          <w:szCs w:val="22"/>
          <w:lang w:eastAsia="zh"/>
        </w:rPr>
        <w:t>16</w:t>
      </w:r>
      <w:r>
        <w:rPr>
          <w:rFonts w:hint="eastAsia" w:ascii="Arial" w:hAnsi="Arial" w:eastAsia="黑体" w:cs="Times New Roman"/>
          <w:sz w:val="20"/>
          <w:szCs w:val="22"/>
        </w:rPr>
        <w:t xml:space="preserve"> </w:t>
      </w:r>
      <w:r>
        <w:rPr>
          <w:rFonts w:hint="eastAsia" w:ascii="Arial" w:hAnsi="Arial" w:eastAsia="黑体" w:cs="Times New Roman"/>
          <w:sz w:val="20"/>
          <w:szCs w:val="22"/>
          <w:lang w:eastAsia="zh"/>
        </w:rPr>
        <w:t>移除购物车中菜品</w:t>
      </w:r>
      <w:r>
        <w:rPr>
          <w:rFonts w:hint="eastAsia" w:ascii="Arial" w:hAnsi="Arial" w:eastAsia="黑体" w:cs="Times New Roman"/>
          <w:sz w:val="20"/>
          <w:szCs w:val="22"/>
        </w:rPr>
        <w:t>活动图</w:t>
      </w:r>
    </w:p>
    <w:p w14:paraId="5ABF0934">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w:t>
      </w:r>
      <w:r>
        <w:rPr>
          <w:rFonts w:hint="eastAsia" w:ascii="宋体" w:hAnsi="宋体" w:eastAsia="宋体" w:cs="Times New Roman"/>
          <w:b/>
          <w:bCs/>
          <w:szCs w:val="21"/>
          <w:lang w:eastAsia="zh"/>
        </w:rPr>
        <w:t>17提交订单</w:t>
      </w:r>
    </w:p>
    <w:p w14:paraId="6DD0FDF5">
      <w:pPr>
        <w:ind w:left="360"/>
        <w:rPr>
          <w:rFonts w:hint="eastAsia" w:ascii="等线" w:hAnsi="等线" w:eastAsia="等线" w:cs="Times New Roman"/>
          <w:szCs w:val="22"/>
          <w:lang w:eastAsia="zh"/>
        </w:rPr>
      </w:pPr>
      <w:r>
        <w:rPr>
          <w:rFonts w:hint="eastAsia" w:ascii="等线" w:hAnsi="等线" w:eastAsia="等线" w:cs="Times New Roman"/>
          <w:szCs w:val="22"/>
        </w:rPr>
        <w:t>用例名：</w:t>
      </w:r>
      <w:r>
        <w:rPr>
          <w:rFonts w:hint="eastAsia" w:ascii="等线" w:hAnsi="等线" w:eastAsia="等线" w:cs="Times New Roman"/>
          <w:szCs w:val="22"/>
          <w:lang w:eastAsia="zh"/>
        </w:rPr>
        <w:t>提交订单</w:t>
      </w:r>
    </w:p>
    <w:p w14:paraId="05AB99B1">
      <w:pPr>
        <w:ind w:left="360"/>
        <w:rPr>
          <w:rFonts w:hint="eastAsia" w:ascii="等线" w:hAnsi="等线" w:eastAsia="等线" w:cs="Times New Roman"/>
          <w:szCs w:val="22"/>
        </w:rPr>
      </w:pPr>
      <w:r>
        <w:rPr>
          <w:rFonts w:hint="eastAsia" w:ascii="等线" w:hAnsi="等线" w:eastAsia="等线" w:cs="Times New Roman"/>
          <w:szCs w:val="22"/>
        </w:rPr>
        <w:t>描述：</w:t>
      </w:r>
      <w:r>
        <w:rPr>
          <w:rFonts w:hint="eastAsia" w:ascii="等线" w:hAnsi="等线" w:eastAsia="等线" w:cs="Times New Roman"/>
          <w:szCs w:val="22"/>
          <w:lang w:eastAsia="zh"/>
        </w:rPr>
        <w:t>顾客可以提交购物车内已添加的菜品信息</w:t>
      </w:r>
    </w:p>
    <w:p w14:paraId="2333CE2E">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15797B01">
      <w:pPr>
        <w:ind w:left="360"/>
        <w:rPr>
          <w:rFonts w:hint="eastAsia" w:ascii="等线" w:hAnsi="等线" w:eastAsia="等线" w:cs="Times New Roman"/>
          <w:szCs w:val="22"/>
          <w:lang w:eastAsia="zh"/>
        </w:rPr>
      </w:pPr>
      <w:r>
        <w:rPr>
          <w:rFonts w:hint="eastAsia" w:ascii="等线" w:hAnsi="等线" w:eastAsia="等线" w:cs="Times New Roman"/>
          <w:szCs w:val="22"/>
        </w:rPr>
        <w:t>前置条件：</w:t>
      </w:r>
      <w:r>
        <w:rPr>
          <w:rFonts w:hint="eastAsia" w:ascii="等线" w:hAnsi="等线" w:eastAsia="等线" w:cs="Times New Roman"/>
          <w:szCs w:val="21"/>
          <w:lang w:eastAsia="zh"/>
        </w:rPr>
        <w:t>顾客已在本登录且购物车不为空</w:t>
      </w:r>
    </w:p>
    <w:p w14:paraId="707082FE">
      <w:pPr>
        <w:ind w:left="360"/>
        <w:rPr>
          <w:rFonts w:hint="eastAsia" w:ascii="等线" w:hAnsi="等线" w:eastAsia="等线" w:cs="Times New Roman"/>
          <w:szCs w:val="22"/>
        </w:rPr>
      </w:pPr>
      <w:r>
        <w:rPr>
          <w:rFonts w:hint="eastAsia" w:ascii="等线" w:hAnsi="等线" w:eastAsia="等线" w:cs="Times New Roman"/>
          <w:szCs w:val="22"/>
        </w:rPr>
        <w:t>活动图：</w:t>
      </w:r>
    </w:p>
    <w:p w14:paraId="275E3BDE">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3051810" cy="4258310"/>
            <wp:effectExtent l="0" t="0" r="15240"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4"/>
                    <a:stretch>
                      <a:fillRect/>
                    </a:stretch>
                  </pic:blipFill>
                  <pic:spPr>
                    <a:xfrm>
                      <a:off x="0" y="0"/>
                      <a:ext cx="3051810" cy="4258310"/>
                    </a:xfrm>
                    <a:prstGeom prst="rect">
                      <a:avLst/>
                    </a:prstGeom>
                  </pic:spPr>
                </pic:pic>
              </a:graphicData>
            </a:graphic>
          </wp:inline>
        </w:drawing>
      </w:r>
    </w:p>
    <w:p w14:paraId="652B7535">
      <w:pPr>
        <w:jc w:val="center"/>
        <w:rPr>
          <w:rFonts w:ascii="Arial" w:hAnsi="Arial" w:eastAsia="黑体"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w:t>
      </w:r>
      <w:r>
        <w:rPr>
          <w:rFonts w:hint="eastAsia" w:ascii="Arial" w:hAnsi="Arial" w:eastAsia="黑体" w:cs="Times New Roman"/>
          <w:sz w:val="20"/>
          <w:szCs w:val="22"/>
          <w:lang w:eastAsia="zh"/>
        </w:rPr>
        <w:t>17</w:t>
      </w:r>
      <w:r>
        <w:rPr>
          <w:rFonts w:hint="eastAsia" w:ascii="Arial" w:hAnsi="Arial" w:eastAsia="黑体" w:cs="Times New Roman"/>
          <w:sz w:val="20"/>
          <w:szCs w:val="22"/>
        </w:rPr>
        <w:t xml:space="preserve"> </w:t>
      </w:r>
      <w:r>
        <w:rPr>
          <w:rFonts w:hint="eastAsia" w:ascii="Arial" w:hAnsi="Arial" w:eastAsia="黑体" w:cs="Times New Roman"/>
          <w:sz w:val="20"/>
          <w:szCs w:val="22"/>
          <w:lang w:eastAsia="zh"/>
        </w:rPr>
        <w:t>提交订单</w:t>
      </w:r>
      <w:r>
        <w:rPr>
          <w:rFonts w:hint="eastAsia" w:ascii="Arial" w:hAnsi="Arial" w:eastAsia="黑体" w:cs="Times New Roman"/>
          <w:sz w:val="20"/>
          <w:szCs w:val="22"/>
        </w:rPr>
        <w:t>活动图</w:t>
      </w:r>
    </w:p>
    <w:p w14:paraId="4F3C6FFC">
      <w:pPr>
        <w:jc w:val="center"/>
        <w:rPr>
          <w:rFonts w:hint="eastAsia" w:ascii="等线" w:hAnsi="等线" w:eastAsia="等线" w:cs="Times New Roman"/>
          <w:szCs w:val="22"/>
        </w:rPr>
      </w:pPr>
    </w:p>
    <w:p w14:paraId="5CA0E871">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w:t>
      </w:r>
      <w:r>
        <w:rPr>
          <w:rFonts w:hint="eastAsia" w:ascii="宋体" w:hAnsi="宋体" w:eastAsia="宋体" w:cs="Times New Roman"/>
          <w:b/>
          <w:bCs/>
          <w:szCs w:val="21"/>
          <w:lang w:eastAsia="zh"/>
        </w:rPr>
        <w:t>18查看订单</w:t>
      </w:r>
    </w:p>
    <w:p w14:paraId="24022559">
      <w:pPr>
        <w:ind w:left="360"/>
        <w:rPr>
          <w:rFonts w:hint="eastAsia" w:ascii="等线" w:hAnsi="等线" w:eastAsia="等线" w:cs="Times New Roman"/>
          <w:szCs w:val="22"/>
          <w:lang w:eastAsia="zh"/>
        </w:rPr>
      </w:pPr>
      <w:r>
        <w:rPr>
          <w:rFonts w:hint="eastAsia" w:ascii="等线" w:hAnsi="等线" w:eastAsia="等线" w:cs="Times New Roman"/>
          <w:szCs w:val="22"/>
        </w:rPr>
        <w:t>用例名：</w:t>
      </w:r>
      <w:r>
        <w:rPr>
          <w:rFonts w:hint="eastAsia" w:ascii="等线" w:hAnsi="等线" w:eastAsia="等线" w:cs="Times New Roman"/>
          <w:szCs w:val="22"/>
          <w:lang w:eastAsia="zh"/>
        </w:rPr>
        <w:t>查看订单</w:t>
      </w:r>
    </w:p>
    <w:p w14:paraId="015F8933">
      <w:pPr>
        <w:ind w:left="360"/>
        <w:rPr>
          <w:rFonts w:hint="eastAsia" w:ascii="等线" w:hAnsi="等线" w:eastAsia="等线" w:cs="Times New Roman"/>
          <w:szCs w:val="22"/>
          <w:lang w:eastAsia="zh"/>
        </w:rPr>
      </w:pPr>
      <w:r>
        <w:rPr>
          <w:rFonts w:hint="eastAsia" w:ascii="等线" w:hAnsi="等线" w:eastAsia="等线" w:cs="Times New Roman"/>
          <w:szCs w:val="22"/>
        </w:rPr>
        <w:t>描述：</w:t>
      </w:r>
      <w:r>
        <w:rPr>
          <w:rFonts w:hint="eastAsia" w:ascii="等线" w:hAnsi="等线" w:eastAsia="等线" w:cs="Times New Roman"/>
          <w:szCs w:val="22"/>
          <w:lang w:eastAsia="zh"/>
        </w:rPr>
        <w:t>顾客</w:t>
      </w:r>
      <w:r>
        <w:rPr>
          <w:rFonts w:hint="eastAsia" w:ascii="等线" w:hAnsi="等线" w:eastAsia="等线" w:cs="Times New Roman"/>
          <w:szCs w:val="22"/>
        </w:rPr>
        <w:t>可以</w:t>
      </w:r>
      <w:r>
        <w:rPr>
          <w:rFonts w:hint="eastAsia" w:ascii="等线" w:hAnsi="等线" w:eastAsia="等线" w:cs="Times New Roman"/>
          <w:szCs w:val="22"/>
          <w:lang w:eastAsia="zh"/>
        </w:rPr>
        <w:t>查看曾经的订单记录</w:t>
      </w:r>
    </w:p>
    <w:p w14:paraId="491F100A">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47B73769">
      <w:pPr>
        <w:ind w:left="360"/>
        <w:rPr>
          <w:rFonts w:hint="eastAsia" w:ascii="等线" w:hAnsi="等线" w:eastAsia="等线" w:cs="Times New Roman"/>
          <w:szCs w:val="22"/>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w:t>
      </w:r>
    </w:p>
    <w:p w14:paraId="5AD58C09">
      <w:pPr>
        <w:ind w:left="360"/>
        <w:rPr>
          <w:rFonts w:hint="eastAsia" w:ascii="等线" w:hAnsi="等线" w:eastAsia="等线" w:cs="Times New Roman"/>
          <w:szCs w:val="22"/>
          <w:lang w:eastAsia="zh"/>
        </w:rPr>
      </w:pPr>
      <w:r>
        <w:rPr>
          <w:rFonts w:hint="eastAsia" w:ascii="等线" w:hAnsi="等线" w:eastAsia="等线" w:cs="Times New Roman"/>
          <w:szCs w:val="22"/>
          <w:lang w:eastAsia="zh"/>
        </w:rPr>
        <w:t>活动图：</w:t>
      </w:r>
    </w:p>
    <w:p w14:paraId="4D6A2DC1">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933700" cy="2696845"/>
            <wp:effectExtent l="0" t="0" r="0" b="825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5"/>
                    <a:stretch>
                      <a:fillRect/>
                    </a:stretch>
                  </pic:blipFill>
                  <pic:spPr>
                    <a:xfrm>
                      <a:off x="0" y="0"/>
                      <a:ext cx="2933700" cy="2696845"/>
                    </a:xfrm>
                    <a:prstGeom prst="rect">
                      <a:avLst/>
                    </a:prstGeom>
                  </pic:spPr>
                </pic:pic>
              </a:graphicData>
            </a:graphic>
          </wp:inline>
        </w:drawing>
      </w:r>
    </w:p>
    <w:p w14:paraId="7D6A21F2">
      <w:pPr>
        <w:jc w:val="center"/>
        <w:rPr>
          <w:rFonts w:ascii="Arial" w:hAnsi="Arial" w:eastAsia="黑体" w:cs="Times New Roman"/>
          <w:sz w:val="20"/>
          <w:szCs w:val="22"/>
          <w:lang w:eastAsia="zh"/>
        </w:rPr>
      </w:pPr>
      <w:r>
        <w:rPr>
          <w:rFonts w:hint="eastAsia" w:ascii="Arial" w:hAnsi="Arial" w:eastAsia="黑体" w:cs="Times New Roman"/>
          <w:sz w:val="20"/>
          <w:szCs w:val="22"/>
          <w:lang w:eastAsia="zh"/>
        </w:rPr>
        <w:t>1.4.18 查看订单活动图</w:t>
      </w:r>
    </w:p>
    <w:p w14:paraId="6BA54323">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w:t>
      </w:r>
      <w:r>
        <w:rPr>
          <w:rFonts w:hint="eastAsia" w:ascii="宋体" w:hAnsi="宋体" w:eastAsia="宋体" w:cs="Times New Roman"/>
          <w:b/>
          <w:bCs/>
          <w:szCs w:val="21"/>
          <w:lang w:eastAsia="zh"/>
        </w:rPr>
        <w:t>19</w:t>
      </w:r>
      <w:r>
        <w:rPr>
          <w:rFonts w:hint="eastAsia" w:ascii="宋体" w:hAnsi="宋体" w:eastAsia="宋体" w:cs="Times New Roman"/>
          <w:b/>
          <w:bCs/>
          <w:szCs w:val="21"/>
        </w:rPr>
        <w:t>发表评论</w:t>
      </w:r>
    </w:p>
    <w:p w14:paraId="3E0D8A3B">
      <w:pPr>
        <w:ind w:left="360"/>
        <w:rPr>
          <w:rFonts w:hint="eastAsia" w:ascii="等线" w:hAnsi="等线" w:eastAsia="等线" w:cs="Times New Roman"/>
          <w:szCs w:val="22"/>
        </w:rPr>
      </w:pPr>
      <w:r>
        <w:rPr>
          <w:rFonts w:hint="eastAsia" w:ascii="等线" w:hAnsi="等线" w:eastAsia="等线" w:cs="Times New Roman"/>
          <w:szCs w:val="22"/>
        </w:rPr>
        <w:t>用例名：发表评论</w:t>
      </w:r>
    </w:p>
    <w:p w14:paraId="287CBE4B">
      <w:pPr>
        <w:ind w:left="360"/>
        <w:rPr>
          <w:rFonts w:hint="eastAsia" w:ascii="等线" w:hAnsi="等线" w:eastAsia="等线" w:cs="Times New Roman"/>
          <w:szCs w:val="22"/>
        </w:rPr>
      </w:pPr>
      <w:r>
        <w:rPr>
          <w:rFonts w:hint="eastAsia" w:ascii="等线" w:hAnsi="等线" w:eastAsia="等线" w:cs="Times New Roman"/>
          <w:szCs w:val="22"/>
        </w:rPr>
        <w:t>描述：</w:t>
      </w:r>
      <w:r>
        <w:rPr>
          <w:rFonts w:hint="eastAsia" w:ascii="等线" w:hAnsi="等线" w:eastAsia="等线" w:cs="Times New Roman"/>
          <w:szCs w:val="22"/>
          <w:lang w:eastAsia="zh"/>
        </w:rPr>
        <w:t>顾客</w:t>
      </w:r>
      <w:r>
        <w:rPr>
          <w:rFonts w:hint="eastAsia" w:ascii="等线" w:hAnsi="等线" w:eastAsia="等线" w:cs="Times New Roman"/>
          <w:szCs w:val="22"/>
        </w:rPr>
        <w:t>可以对</w:t>
      </w:r>
      <w:r>
        <w:rPr>
          <w:rFonts w:hint="eastAsia" w:ascii="等线" w:hAnsi="等线" w:eastAsia="等线" w:cs="Times New Roman"/>
          <w:szCs w:val="22"/>
          <w:lang w:eastAsia="zh"/>
        </w:rPr>
        <w:t>菜品</w:t>
      </w:r>
      <w:r>
        <w:rPr>
          <w:rFonts w:hint="eastAsia" w:ascii="等线" w:hAnsi="等线" w:eastAsia="等线" w:cs="Times New Roman"/>
          <w:szCs w:val="22"/>
        </w:rPr>
        <w:t>发表评论</w:t>
      </w:r>
    </w:p>
    <w:p w14:paraId="549D1A50">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2A074B73">
      <w:pPr>
        <w:ind w:left="360"/>
        <w:rPr>
          <w:rFonts w:hint="eastAsia" w:ascii="等线" w:hAnsi="等线" w:eastAsia="等线" w:cs="Times New Roman"/>
          <w:szCs w:val="22"/>
          <w:lang w:eastAsia="zh"/>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w:t>
      </w:r>
      <w:r>
        <w:rPr>
          <w:rFonts w:hint="eastAsia" w:ascii="等线" w:hAnsi="等线" w:eastAsia="等线" w:cs="Times New Roman"/>
          <w:szCs w:val="22"/>
          <w:lang w:eastAsia="zh"/>
        </w:rPr>
        <w:t>点过该菜品</w:t>
      </w:r>
    </w:p>
    <w:p w14:paraId="74E65331">
      <w:pPr>
        <w:ind w:left="360"/>
        <w:rPr>
          <w:rFonts w:hint="eastAsia" w:ascii="等线" w:hAnsi="等线" w:eastAsia="等线" w:cs="Times New Roman"/>
          <w:szCs w:val="22"/>
        </w:rPr>
      </w:pPr>
      <w:r>
        <w:rPr>
          <w:rFonts w:hint="eastAsia" w:ascii="等线" w:hAnsi="等线" w:eastAsia="等线" w:cs="Times New Roman"/>
          <w:szCs w:val="22"/>
        </w:rPr>
        <w:t>活动图：</w:t>
      </w:r>
    </w:p>
    <w:p w14:paraId="43126587">
      <w:pPr>
        <w:rPr>
          <w:rFonts w:hint="eastAsia" w:ascii="等线" w:hAnsi="等线" w:eastAsia="等线" w:cs="Times New Roman"/>
          <w:szCs w:val="22"/>
        </w:rPr>
      </w:pPr>
    </w:p>
    <w:p w14:paraId="33CDC715">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3105785" cy="2559050"/>
            <wp:effectExtent l="0" t="0" r="18415"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6"/>
                    <a:stretch>
                      <a:fillRect/>
                    </a:stretch>
                  </pic:blipFill>
                  <pic:spPr>
                    <a:xfrm>
                      <a:off x="0" y="0"/>
                      <a:ext cx="3105785" cy="2559050"/>
                    </a:xfrm>
                    <a:prstGeom prst="rect">
                      <a:avLst/>
                    </a:prstGeom>
                  </pic:spPr>
                </pic:pic>
              </a:graphicData>
            </a:graphic>
          </wp:inline>
        </w:drawing>
      </w:r>
    </w:p>
    <w:p w14:paraId="785B3EB3">
      <w:pPr>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w:t>
      </w:r>
      <w:r>
        <w:rPr>
          <w:rFonts w:hint="eastAsia" w:ascii="Arial" w:hAnsi="Arial" w:eastAsia="黑体" w:cs="Times New Roman"/>
          <w:sz w:val="20"/>
          <w:szCs w:val="22"/>
          <w:lang w:eastAsia="zh"/>
        </w:rPr>
        <w:t>19</w:t>
      </w:r>
      <w:r>
        <w:rPr>
          <w:rFonts w:hint="eastAsia" w:ascii="Arial" w:hAnsi="Arial" w:eastAsia="黑体" w:cs="Times New Roman"/>
          <w:sz w:val="20"/>
          <w:szCs w:val="22"/>
        </w:rPr>
        <w:t xml:space="preserve"> 发表评论活动图</w:t>
      </w:r>
    </w:p>
    <w:p w14:paraId="5F816391">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.4.2</w:t>
      </w:r>
      <w:r>
        <w:rPr>
          <w:rFonts w:hint="eastAsia" w:ascii="宋体" w:hAnsi="宋体" w:eastAsia="宋体" w:cs="Times New Roman"/>
          <w:b/>
          <w:bCs/>
          <w:szCs w:val="21"/>
          <w:lang w:eastAsia="zh"/>
        </w:rPr>
        <w:t>0</w:t>
      </w:r>
      <w:r>
        <w:rPr>
          <w:rFonts w:hint="eastAsia" w:ascii="宋体" w:hAnsi="宋体" w:eastAsia="宋体" w:cs="Times New Roman"/>
          <w:b/>
          <w:bCs/>
          <w:szCs w:val="21"/>
        </w:rPr>
        <w:t>删除评论</w:t>
      </w:r>
    </w:p>
    <w:p w14:paraId="01D5AC56">
      <w:pPr>
        <w:ind w:left="360"/>
        <w:rPr>
          <w:rFonts w:hint="eastAsia" w:ascii="等线" w:hAnsi="等线" w:eastAsia="等线" w:cs="Times New Roman"/>
          <w:szCs w:val="22"/>
        </w:rPr>
      </w:pPr>
      <w:r>
        <w:rPr>
          <w:rFonts w:hint="eastAsia" w:ascii="等线" w:hAnsi="等线" w:eastAsia="等线" w:cs="Times New Roman"/>
          <w:szCs w:val="22"/>
        </w:rPr>
        <w:t>用例名：删除评论</w:t>
      </w:r>
    </w:p>
    <w:p w14:paraId="7D411FFA">
      <w:pPr>
        <w:ind w:left="360"/>
        <w:rPr>
          <w:rFonts w:hint="eastAsia" w:ascii="等线" w:hAnsi="等线" w:eastAsia="等线" w:cs="Times New Roman"/>
          <w:szCs w:val="22"/>
        </w:rPr>
      </w:pPr>
      <w:r>
        <w:rPr>
          <w:rFonts w:hint="eastAsia" w:ascii="等线" w:hAnsi="等线" w:eastAsia="等线" w:cs="Times New Roman"/>
          <w:szCs w:val="22"/>
        </w:rPr>
        <w:t>描述：非</w:t>
      </w:r>
      <w:r>
        <w:rPr>
          <w:rFonts w:hint="eastAsia" w:ascii="等线" w:hAnsi="等线" w:eastAsia="等线" w:cs="Times New Roman"/>
          <w:szCs w:val="22"/>
          <w:lang w:eastAsia="zh"/>
        </w:rPr>
        <w:t>商家顾客</w:t>
      </w:r>
      <w:r>
        <w:rPr>
          <w:rFonts w:hint="eastAsia" w:ascii="等线" w:hAnsi="等线" w:eastAsia="等线" w:cs="Times New Roman"/>
          <w:szCs w:val="22"/>
        </w:rPr>
        <w:t>可以将发表过的评论删除，</w:t>
      </w:r>
      <w:r>
        <w:rPr>
          <w:rFonts w:hint="eastAsia" w:ascii="等线" w:hAnsi="等线" w:eastAsia="等线" w:cs="Times New Roman"/>
          <w:szCs w:val="22"/>
          <w:lang w:eastAsia="zh"/>
        </w:rPr>
        <w:t>商家</w:t>
      </w:r>
      <w:r>
        <w:rPr>
          <w:rFonts w:hint="eastAsia" w:ascii="等线" w:hAnsi="等线" w:eastAsia="等线" w:cs="Times New Roman"/>
          <w:szCs w:val="22"/>
        </w:rPr>
        <w:t>可以删除任意评论</w:t>
      </w:r>
    </w:p>
    <w:p w14:paraId="4674B7A1">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r>
        <w:rPr>
          <w:rFonts w:hint="eastAsia" w:ascii="等线" w:hAnsi="等线" w:eastAsia="等线" w:cs="Times New Roman"/>
          <w:szCs w:val="22"/>
        </w:rPr>
        <w:t>、</w:t>
      </w:r>
      <w:r>
        <w:rPr>
          <w:rFonts w:hint="eastAsia" w:ascii="等线" w:hAnsi="等线" w:eastAsia="等线" w:cs="Times New Roman"/>
          <w:szCs w:val="22"/>
          <w:lang w:eastAsia="zh"/>
        </w:rPr>
        <w:t>商家</w:t>
      </w:r>
    </w:p>
    <w:p w14:paraId="06B564FF">
      <w:pPr>
        <w:ind w:left="360"/>
        <w:rPr>
          <w:rFonts w:hint="eastAsia" w:ascii="等线" w:hAnsi="等线" w:eastAsia="等线" w:cs="Times New Roman"/>
          <w:szCs w:val="22"/>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已在本系统登录且</w:t>
      </w:r>
      <w:r>
        <w:rPr>
          <w:rFonts w:hint="eastAsia" w:ascii="等线" w:hAnsi="等线" w:eastAsia="等线" w:cs="Times New Roman"/>
          <w:szCs w:val="22"/>
          <w:lang w:eastAsia="zh"/>
        </w:rPr>
        <w:t>菜品</w:t>
      </w:r>
      <w:r>
        <w:rPr>
          <w:rFonts w:hint="eastAsia" w:ascii="等线" w:hAnsi="等线" w:eastAsia="等线" w:cs="Times New Roman"/>
          <w:szCs w:val="22"/>
        </w:rPr>
        <w:t>和评论存在</w:t>
      </w:r>
    </w:p>
    <w:p w14:paraId="77F04561">
      <w:pPr>
        <w:ind w:left="360"/>
        <w:rPr>
          <w:rFonts w:hint="eastAsia" w:ascii="等线" w:hAnsi="等线" w:eastAsia="等线" w:cs="Times New Roman"/>
          <w:szCs w:val="22"/>
        </w:rPr>
      </w:pPr>
      <w:r>
        <w:rPr>
          <w:rFonts w:hint="eastAsia" w:ascii="等线" w:hAnsi="等线" w:eastAsia="等线" w:cs="Times New Roman"/>
          <w:szCs w:val="22"/>
        </w:rPr>
        <w:t>活动图：</w:t>
      </w:r>
    </w:p>
    <w:p w14:paraId="57A283A9">
      <w:pPr>
        <w:rPr>
          <w:rFonts w:hint="eastAsia" w:ascii="等线" w:hAnsi="等线" w:eastAsia="等线" w:cs="Times New Roman"/>
          <w:szCs w:val="22"/>
        </w:rPr>
      </w:pPr>
    </w:p>
    <w:p w14:paraId="10A1DA1E">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3500755" cy="3808730"/>
            <wp:effectExtent l="0" t="0" r="4445"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7"/>
                    <a:stretch>
                      <a:fillRect/>
                    </a:stretch>
                  </pic:blipFill>
                  <pic:spPr>
                    <a:xfrm>
                      <a:off x="0" y="0"/>
                      <a:ext cx="3500755" cy="3808730"/>
                    </a:xfrm>
                    <a:prstGeom prst="rect">
                      <a:avLst/>
                    </a:prstGeom>
                  </pic:spPr>
                </pic:pic>
              </a:graphicData>
            </a:graphic>
          </wp:inline>
        </w:drawing>
      </w:r>
    </w:p>
    <w:p w14:paraId="2C395DB5">
      <w:pPr>
        <w:jc w:val="center"/>
        <w:rPr>
          <w:rFonts w:ascii="Arial" w:hAnsi="Arial" w:eastAsia="等线" w:cs="Times New Roman"/>
          <w:sz w:val="20"/>
          <w:szCs w:val="22"/>
        </w:rPr>
      </w:pPr>
      <w:r>
        <w:rPr>
          <w:rFonts w:ascii="Arial" w:hAnsi="Arial" w:eastAsia="黑体" w:cs="Times New Roman"/>
          <w:sz w:val="20"/>
          <w:szCs w:val="22"/>
        </w:rPr>
        <w:t xml:space="preserve">图 </w:t>
      </w:r>
      <w:r>
        <w:rPr>
          <w:rFonts w:hint="eastAsia" w:ascii="Arial" w:hAnsi="Arial" w:eastAsia="黑体" w:cs="Times New Roman"/>
          <w:sz w:val="20"/>
          <w:szCs w:val="22"/>
        </w:rPr>
        <w:t>1.4.2</w:t>
      </w:r>
      <w:r>
        <w:rPr>
          <w:rFonts w:hint="eastAsia" w:ascii="Arial" w:hAnsi="Arial" w:eastAsia="黑体" w:cs="Times New Roman"/>
          <w:sz w:val="20"/>
          <w:szCs w:val="22"/>
          <w:lang w:eastAsia="zh"/>
        </w:rPr>
        <w:t>0</w:t>
      </w:r>
      <w:r>
        <w:rPr>
          <w:rFonts w:hint="eastAsia" w:ascii="Arial" w:hAnsi="Arial" w:eastAsia="黑体" w:cs="Times New Roman"/>
          <w:sz w:val="20"/>
          <w:szCs w:val="22"/>
        </w:rPr>
        <w:t xml:space="preserve"> 删除评论活动图</w:t>
      </w:r>
    </w:p>
    <w:p w14:paraId="2FCCB40F">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.4.2</w:t>
      </w:r>
      <w:r>
        <w:rPr>
          <w:rFonts w:hint="eastAsia" w:ascii="宋体" w:hAnsi="宋体" w:eastAsia="宋体" w:cs="Times New Roman"/>
          <w:b/>
          <w:bCs/>
          <w:szCs w:val="21"/>
          <w:lang w:eastAsia="zh"/>
        </w:rPr>
        <w:t>1</w:t>
      </w:r>
      <w:r>
        <w:rPr>
          <w:rFonts w:hint="eastAsia" w:ascii="宋体" w:hAnsi="宋体" w:eastAsia="宋体" w:cs="Times New Roman"/>
          <w:b/>
          <w:bCs/>
          <w:szCs w:val="21"/>
        </w:rPr>
        <w:t>查看评论</w:t>
      </w:r>
    </w:p>
    <w:p w14:paraId="5B246BFA">
      <w:pPr>
        <w:ind w:left="360"/>
        <w:rPr>
          <w:rFonts w:hint="eastAsia" w:ascii="等线" w:hAnsi="等线" w:eastAsia="等线" w:cs="Times New Roman"/>
          <w:szCs w:val="22"/>
        </w:rPr>
      </w:pPr>
      <w:r>
        <w:rPr>
          <w:rFonts w:hint="eastAsia" w:ascii="等线" w:hAnsi="等线" w:eastAsia="等线" w:cs="Times New Roman"/>
          <w:szCs w:val="22"/>
        </w:rPr>
        <w:t>用例名：查看评论</w:t>
      </w:r>
    </w:p>
    <w:p w14:paraId="1F4F4F6E">
      <w:pPr>
        <w:ind w:left="360"/>
        <w:rPr>
          <w:rFonts w:hint="eastAsia" w:ascii="等线" w:hAnsi="等线" w:eastAsia="等线" w:cs="Times New Roman"/>
          <w:szCs w:val="22"/>
        </w:rPr>
      </w:pPr>
      <w:r>
        <w:rPr>
          <w:rFonts w:hint="eastAsia" w:ascii="等线" w:hAnsi="等线" w:eastAsia="等线" w:cs="Times New Roman"/>
          <w:szCs w:val="22"/>
        </w:rPr>
        <w:t>描述：</w:t>
      </w:r>
      <w:r>
        <w:rPr>
          <w:rFonts w:hint="eastAsia" w:ascii="等线" w:hAnsi="等线" w:eastAsia="等线" w:cs="Times New Roman"/>
          <w:szCs w:val="22"/>
          <w:lang w:eastAsia="zh"/>
        </w:rPr>
        <w:t>顾客</w:t>
      </w:r>
      <w:r>
        <w:rPr>
          <w:rFonts w:hint="eastAsia" w:ascii="等线" w:hAnsi="等线" w:eastAsia="等线" w:cs="Times New Roman"/>
          <w:szCs w:val="22"/>
        </w:rPr>
        <w:t>可以查看</w:t>
      </w:r>
      <w:r>
        <w:rPr>
          <w:rFonts w:hint="eastAsia" w:ascii="等线" w:hAnsi="等线" w:eastAsia="等线" w:cs="Times New Roman"/>
          <w:szCs w:val="22"/>
          <w:lang w:eastAsia="zh"/>
        </w:rPr>
        <w:t>相关菜品</w:t>
      </w:r>
      <w:r>
        <w:rPr>
          <w:rFonts w:hint="eastAsia" w:ascii="等线" w:hAnsi="等线" w:eastAsia="等线" w:cs="Times New Roman"/>
          <w:szCs w:val="22"/>
        </w:rPr>
        <w:t>下发表的评论。</w:t>
      </w:r>
    </w:p>
    <w:p w14:paraId="40A7013C">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r>
        <w:rPr>
          <w:rFonts w:hint="eastAsia" w:ascii="等线" w:hAnsi="等线" w:eastAsia="等线" w:cs="Times New Roman"/>
          <w:szCs w:val="22"/>
        </w:rPr>
        <w:t>、</w:t>
      </w:r>
      <w:r>
        <w:rPr>
          <w:rFonts w:hint="eastAsia" w:ascii="等线" w:hAnsi="等线" w:eastAsia="等线" w:cs="Times New Roman"/>
          <w:szCs w:val="22"/>
          <w:lang w:eastAsia="zh"/>
        </w:rPr>
        <w:t>商家</w:t>
      </w:r>
    </w:p>
    <w:p w14:paraId="61E71F34">
      <w:pPr>
        <w:ind w:left="360"/>
        <w:rPr>
          <w:rFonts w:hint="eastAsia" w:ascii="等线" w:hAnsi="等线" w:eastAsia="等线" w:cs="Times New Roman"/>
          <w:szCs w:val="22"/>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已在本系统登录且</w:t>
      </w:r>
      <w:r>
        <w:rPr>
          <w:rFonts w:hint="eastAsia" w:ascii="等线" w:hAnsi="等线" w:eastAsia="等线" w:cs="Times New Roman"/>
          <w:szCs w:val="22"/>
          <w:lang w:eastAsia="zh"/>
        </w:rPr>
        <w:t>菜品</w:t>
      </w:r>
      <w:r>
        <w:rPr>
          <w:rFonts w:hint="eastAsia" w:ascii="等线" w:hAnsi="等线" w:eastAsia="等线" w:cs="Times New Roman"/>
          <w:szCs w:val="22"/>
        </w:rPr>
        <w:t>和评论存在</w:t>
      </w:r>
    </w:p>
    <w:p w14:paraId="7AA507DF">
      <w:pPr>
        <w:ind w:left="360"/>
        <w:rPr>
          <w:rFonts w:hint="eastAsia" w:ascii="等线" w:hAnsi="等线" w:eastAsia="等线" w:cs="Times New Roman"/>
          <w:szCs w:val="22"/>
        </w:rPr>
      </w:pPr>
      <w:r>
        <w:rPr>
          <w:rFonts w:hint="eastAsia" w:ascii="等线" w:hAnsi="等线" w:eastAsia="等线" w:cs="Times New Roman"/>
          <w:szCs w:val="22"/>
        </w:rPr>
        <w:t>活动图：</w:t>
      </w:r>
    </w:p>
    <w:p w14:paraId="282BEB20">
      <w:pPr>
        <w:rPr>
          <w:rFonts w:hint="eastAsia" w:ascii="等线" w:hAnsi="等线" w:eastAsia="等线" w:cs="Times New Roman"/>
          <w:szCs w:val="22"/>
        </w:rPr>
      </w:pPr>
    </w:p>
    <w:p w14:paraId="37E800DE">
      <w:pPr>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555240" cy="3895725"/>
            <wp:effectExtent l="0" t="0" r="1651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8"/>
                    <a:stretch>
                      <a:fillRect/>
                    </a:stretch>
                  </pic:blipFill>
                  <pic:spPr>
                    <a:xfrm>
                      <a:off x="0" y="0"/>
                      <a:ext cx="2555240" cy="3895725"/>
                    </a:xfrm>
                    <a:prstGeom prst="rect">
                      <a:avLst/>
                    </a:prstGeom>
                  </pic:spPr>
                </pic:pic>
              </a:graphicData>
            </a:graphic>
          </wp:inline>
        </w:drawing>
      </w:r>
    </w:p>
    <w:p w14:paraId="5A76211C">
      <w:pPr>
        <w:jc w:val="center"/>
        <w:rPr>
          <w:rFonts w:hint="eastAsia" w:ascii="等线" w:hAnsi="等线" w:eastAsia="等线" w:cs="Times New Roman"/>
          <w:szCs w:val="22"/>
        </w:rPr>
      </w:pPr>
      <w:r>
        <w:rPr>
          <w:rFonts w:ascii="Arial" w:hAnsi="Arial" w:eastAsia="黑体" w:cs="Times New Roman"/>
          <w:sz w:val="20"/>
          <w:szCs w:val="22"/>
        </w:rPr>
        <w:t xml:space="preserve">图 </w:t>
      </w:r>
      <w:r>
        <w:rPr>
          <w:rFonts w:hint="eastAsia" w:ascii="Arial" w:hAnsi="Arial" w:eastAsia="黑体" w:cs="Times New Roman"/>
          <w:sz w:val="20"/>
          <w:szCs w:val="22"/>
        </w:rPr>
        <w:t>1.4.2</w:t>
      </w:r>
      <w:r>
        <w:rPr>
          <w:rFonts w:hint="eastAsia" w:ascii="Arial" w:hAnsi="Arial" w:eastAsia="黑体" w:cs="Times New Roman"/>
          <w:sz w:val="20"/>
          <w:szCs w:val="22"/>
          <w:lang w:eastAsia="zh"/>
        </w:rPr>
        <w:t>1</w:t>
      </w:r>
      <w:r>
        <w:rPr>
          <w:rFonts w:hint="eastAsia" w:ascii="Arial" w:hAnsi="Arial" w:eastAsia="黑体" w:cs="Times New Roman"/>
          <w:sz w:val="20"/>
          <w:szCs w:val="22"/>
        </w:rPr>
        <w:t xml:space="preserve"> 查看评论活动图</w:t>
      </w:r>
    </w:p>
    <w:p w14:paraId="00E10E8F">
      <w:pPr>
        <w:rPr>
          <w:rFonts w:hint="eastAsia" w:ascii="等线" w:hAnsi="等线" w:eastAsia="等线" w:cs="Times New Roman"/>
          <w:szCs w:val="22"/>
        </w:rPr>
      </w:pPr>
    </w:p>
    <w:p w14:paraId="54F84031">
      <w:pPr>
        <w:jc w:val="center"/>
        <w:rPr>
          <w:rFonts w:hint="eastAsia" w:ascii="等线" w:hAnsi="等线" w:eastAsia="等线" w:cs="Times New Roman"/>
          <w:szCs w:val="22"/>
        </w:rPr>
      </w:pPr>
    </w:p>
    <w:p w14:paraId="52C37324">
      <w:pPr>
        <w:keepNext/>
        <w:keepLines/>
        <w:spacing w:before="280" w:after="290" w:line="376" w:lineRule="auto"/>
        <w:outlineLvl w:val="3"/>
        <w:rPr>
          <w:rFonts w:hint="eastAsia" w:ascii="宋体" w:hAnsi="宋体" w:eastAsia="宋体" w:cs="Times New Roman"/>
          <w:b/>
          <w:bCs/>
          <w:szCs w:val="21"/>
        </w:rPr>
      </w:pPr>
      <w:bookmarkStart w:id="18" w:name="_Toc148635500"/>
      <w:r>
        <w:rPr>
          <w:rFonts w:hint="eastAsia" w:ascii="宋体" w:hAnsi="宋体" w:eastAsia="宋体" w:cs="Times New Roman"/>
          <w:b/>
          <w:bCs/>
          <w:szCs w:val="21"/>
        </w:rPr>
        <w:t>1</w:t>
      </w:r>
      <w:r>
        <w:rPr>
          <w:rFonts w:ascii="宋体" w:hAnsi="宋体" w:eastAsia="宋体" w:cs="Times New Roman"/>
          <w:b/>
          <w:bCs/>
          <w:szCs w:val="21"/>
        </w:rPr>
        <w:t>.4.</w:t>
      </w:r>
      <w:r>
        <w:rPr>
          <w:rFonts w:hint="eastAsia" w:ascii="宋体" w:hAnsi="宋体" w:eastAsia="宋体" w:cs="Times New Roman"/>
          <w:b/>
          <w:bCs/>
          <w:szCs w:val="21"/>
          <w:lang w:eastAsia="zh"/>
        </w:rPr>
        <w:t>22点赞</w:t>
      </w:r>
      <w:r>
        <w:rPr>
          <w:rFonts w:hint="eastAsia" w:ascii="宋体" w:hAnsi="宋体" w:eastAsia="宋体" w:cs="Times New Roman"/>
          <w:b/>
          <w:bCs/>
          <w:szCs w:val="21"/>
        </w:rPr>
        <w:t>评论</w:t>
      </w:r>
    </w:p>
    <w:p w14:paraId="2F24FB21">
      <w:pPr>
        <w:ind w:left="360"/>
        <w:rPr>
          <w:rFonts w:hint="eastAsia" w:ascii="等线" w:hAnsi="等线" w:eastAsia="等线" w:cs="Times New Roman"/>
          <w:szCs w:val="22"/>
        </w:rPr>
      </w:pPr>
      <w:r>
        <w:rPr>
          <w:rFonts w:hint="eastAsia" w:ascii="等线" w:hAnsi="等线" w:eastAsia="等线" w:cs="Times New Roman"/>
          <w:szCs w:val="22"/>
        </w:rPr>
        <w:t>用例名：</w:t>
      </w:r>
      <w:r>
        <w:rPr>
          <w:rFonts w:hint="eastAsia" w:ascii="等线" w:hAnsi="等线" w:eastAsia="等线" w:cs="Times New Roman"/>
          <w:szCs w:val="22"/>
          <w:lang w:eastAsia="zh"/>
        </w:rPr>
        <w:t>点赞</w:t>
      </w:r>
      <w:r>
        <w:rPr>
          <w:rFonts w:hint="eastAsia" w:ascii="等线" w:hAnsi="等线" w:eastAsia="等线" w:cs="Times New Roman"/>
          <w:szCs w:val="22"/>
        </w:rPr>
        <w:t>评论</w:t>
      </w:r>
    </w:p>
    <w:p w14:paraId="38C2ECAB">
      <w:pPr>
        <w:ind w:left="360"/>
        <w:rPr>
          <w:rFonts w:hint="eastAsia" w:ascii="等线" w:hAnsi="等线" w:eastAsia="等线" w:cs="Times New Roman"/>
          <w:szCs w:val="22"/>
          <w:lang w:eastAsia="zh"/>
        </w:rPr>
      </w:pPr>
      <w:r>
        <w:rPr>
          <w:rFonts w:hint="eastAsia" w:ascii="等线" w:hAnsi="等线" w:eastAsia="等线" w:cs="Times New Roman"/>
          <w:szCs w:val="22"/>
        </w:rPr>
        <w:t>描述：</w:t>
      </w:r>
      <w:r>
        <w:rPr>
          <w:rFonts w:hint="eastAsia" w:ascii="等线" w:hAnsi="等线" w:eastAsia="等线" w:cs="Times New Roman"/>
          <w:szCs w:val="22"/>
          <w:lang w:eastAsia="zh"/>
        </w:rPr>
        <w:t>顾客可以对评论进行点赞</w:t>
      </w:r>
    </w:p>
    <w:p w14:paraId="28FE2122">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3849D3FE">
      <w:pPr>
        <w:ind w:left="360"/>
        <w:rPr>
          <w:rFonts w:hint="eastAsia" w:ascii="等线" w:hAnsi="等线" w:eastAsia="等线" w:cs="Times New Roman"/>
          <w:szCs w:val="22"/>
          <w:lang w:eastAsia="zh"/>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w:t>
      </w:r>
      <w:r>
        <w:rPr>
          <w:rFonts w:hint="eastAsia" w:ascii="等线" w:hAnsi="等线" w:eastAsia="等线" w:cs="Times New Roman"/>
          <w:szCs w:val="22"/>
          <w:lang w:eastAsia="zh"/>
        </w:rPr>
        <w:t>，并且顾客未点赞过该评论</w:t>
      </w:r>
    </w:p>
    <w:p w14:paraId="03568B6C">
      <w:pPr>
        <w:ind w:left="360"/>
        <w:rPr>
          <w:rFonts w:hint="eastAsia" w:ascii="等线" w:hAnsi="等线" w:eastAsia="等线" w:cs="Times New Roman"/>
          <w:szCs w:val="22"/>
        </w:rPr>
      </w:pPr>
      <w:r>
        <w:rPr>
          <w:rFonts w:hint="eastAsia" w:ascii="等线" w:hAnsi="等线" w:eastAsia="等线" w:cs="Times New Roman"/>
          <w:szCs w:val="22"/>
        </w:rPr>
        <w:t>活动图：</w:t>
      </w:r>
    </w:p>
    <w:p w14:paraId="2A2F610A">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931795" cy="3313430"/>
            <wp:effectExtent l="0" t="0" r="1905"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9"/>
                    <a:stretch>
                      <a:fillRect/>
                    </a:stretch>
                  </pic:blipFill>
                  <pic:spPr>
                    <a:xfrm>
                      <a:off x="0" y="0"/>
                      <a:ext cx="2931795" cy="3313430"/>
                    </a:xfrm>
                    <a:prstGeom prst="rect">
                      <a:avLst/>
                    </a:prstGeom>
                  </pic:spPr>
                </pic:pic>
              </a:graphicData>
            </a:graphic>
          </wp:inline>
        </w:drawing>
      </w:r>
    </w:p>
    <w:p w14:paraId="76AA75F3">
      <w:pPr>
        <w:jc w:val="center"/>
        <w:rPr>
          <w:rFonts w:ascii="Arial" w:hAnsi="Arial" w:eastAsia="黑体" w:cs="Times New Roman"/>
          <w:sz w:val="20"/>
          <w:szCs w:val="22"/>
          <w:lang w:eastAsia="zh"/>
        </w:rPr>
      </w:pPr>
      <w:r>
        <w:rPr>
          <w:rFonts w:hint="eastAsia" w:ascii="Arial" w:hAnsi="Arial" w:eastAsia="黑体" w:cs="Times New Roman"/>
          <w:sz w:val="20"/>
          <w:szCs w:val="22"/>
          <w:lang w:eastAsia="zh"/>
        </w:rPr>
        <w:t>图1.4.22 点赞评论活动图</w:t>
      </w:r>
    </w:p>
    <w:p w14:paraId="047BE9C3">
      <w:pPr>
        <w:keepNext/>
        <w:keepLines/>
        <w:spacing w:before="280" w:after="290" w:line="376" w:lineRule="auto"/>
        <w:outlineLvl w:val="3"/>
        <w:rPr>
          <w:rFonts w:hint="eastAsia"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.4.2</w:t>
      </w:r>
      <w:r>
        <w:rPr>
          <w:rFonts w:hint="eastAsia" w:ascii="宋体" w:hAnsi="宋体" w:eastAsia="宋体" w:cs="Times New Roman"/>
          <w:b/>
          <w:bCs/>
          <w:szCs w:val="21"/>
          <w:lang w:eastAsia="zh"/>
        </w:rPr>
        <w:t>3取消点赞</w:t>
      </w:r>
      <w:r>
        <w:rPr>
          <w:rFonts w:hint="eastAsia" w:ascii="宋体" w:hAnsi="宋体" w:eastAsia="宋体" w:cs="Times New Roman"/>
          <w:b/>
          <w:bCs/>
          <w:szCs w:val="21"/>
        </w:rPr>
        <w:t>评论</w:t>
      </w:r>
    </w:p>
    <w:p w14:paraId="20C38255">
      <w:pPr>
        <w:ind w:left="360"/>
        <w:rPr>
          <w:rFonts w:hint="eastAsia" w:ascii="等线" w:hAnsi="等线" w:eastAsia="等线" w:cs="Times New Roman"/>
          <w:szCs w:val="22"/>
        </w:rPr>
      </w:pPr>
      <w:r>
        <w:rPr>
          <w:rFonts w:hint="eastAsia" w:ascii="等线" w:hAnsi="等线" w:eastAsia="等线" w:cs="Times New Roman"/>
          <w:szCs w:val="22"/>
        </w:rPr>
        <w:t>用例名：</w:t>
      </w:r>
      <w:r>
        <w:rPr>
          <w:rFonts w:hint="eastAsia" w:ascii="等线" w:hAnsi="等线" w:eastAsia="等线" w:cs="Times New Roman"/>
          <w:szCs w:val="22"/>
          <w:lang w:eastAsia="zh"/>
        </w:rPr>
        <w:t>取消点赞</w:t>
      </w:r>
      <w:r>
        <w:rPr>
          <w:rFonts w:hint="eastAsia" w:ascii="等线" w:hAnsi="等线" w:eastAsia="等线" w:cs="Times New Roman"/>
          <w:szCs w:val="22"/>
        </w:rPr>
        <w:t>评论</w:t>
      </w:r>
    </w:p>
    <w:p w14:paraId="076BBBF7">
      <w:pPr>
        <w:ind w:left="360"/>
        <w:rPr>
          <w:rFonts w:hint="eastAsia" w:ascii="等线" w:hAnsi="等线" w:eastAsia="等线" w:cs="Times New Roman"/>
          <w:szCs w:val="22"/>
          <w:lang w:eastAsia="zh"/>
        </w:rPr>
      </w:pPr>
      <w:r>
        <w:rPr>
          <w:rFonts w:hint="eastAsia" w:ascii="等线" w:hAnsi="等线" w:eastAsia="等线" w:cs="Times New Roman"/>
          <w:szCs w:val="22"/>
        </w:rPr>
        <w:t>描述：</w:t>
      </w:r>
      <w:r>
        <w:rPr>
          <w:rFonts w:hint="eastAsia" w:ascii="等线" w:hAnsi="等线" w:eastAsia="等线" w:cs="Times New Roman"/>
          <w:szCs w:val="22"/>
          <w:lang w:eastAsia="zh"/>
        </w:rPr>
        <w:t>顾客可以对已点赞的评论取消点赞</w:t>
      </w:r>
    </w:p>
    <w:p w14:paraId="4B16B857">
      <w:pPr>
        <w:ind w:left="360"/>
        <w:rPr>
          <w:rFonts w:hint="eastAsia" w:ascii="等线" w:hAnsi="等线" w:eastAsia="等线" w:cs="Times New Roman"/>
          <w:szCs w:val="22"/>
          <w:lang w:eastAsia="zh"/>
        </w:rPr>
      </w:pPr>
      <w:r>
        <w:rPr>
          <w:rFonts w:hint="eastAsia" w:ascii="等线" w:hAnsi="等线" w:eastAsia="等线" w:cs="Times New Roman"/>
          <w:szCs w:val="22"/>
        </w:rPr>
        <w:t>参与者：</w:t>
      </w:r>
      <w:r>
        <w:rPr>
          <w:rFonts w:hint="eastAsia" w:ascii="等线" w:hAnsi="等线" w:eastAsia="等线" w:cs="Times New Roman"/>
          <w:szCs w:val="22"/>
          <w:lang w:eastAsia="zh"/>
        </w:rPr>
        <w:t>顾客</w:t>
      </w:r>
    </w:p>
    <w:p w14:paraId="41AAB1A1">
      <w:pPr>
        <w:ind w:left="360"/>
        <w:rPr>
          <w:rFonts w:hint="eastAsia" w:ascii="等线" w:hAnsi="等线" w:eastAsia="等线" w:cs="Times New Roman"/>
          <w:szCs w:val="22"/>
          <w:lang w:eastAsia="zh"/>
        </w:rPr>
      </w:pPr>
      <w:r>
        <w:rPr>
          <w:rFonts w:hint="eastAsia" w:ascii="等线" w:hAnsi="等线" w:eastAsia="等线" w:cs="Times New Roman"/>
          <w:szCs w:val="22"/>
        </w:rPr>
        <w:t>前置条件：</w:t>
      </w:r>
      <w:r>
        <w:rPr>
          <w:rFonts w:hint="eastAsia" w:ascii="等线" w:hAnsi="等线" w:eastAsia="等线" w:cs="Times New Roman"/>
          <w:szCs w:val="22"/>
          <w:lang w:eastAsia="zh"/>
        </w:rPr>
        <w:t>顾客</w:t>
      </w:r>
      <w:r>
        <w:rPr>
          <w:rFonts w:hint="eastAsia" w:ascii="等线" w:hAnsi="等线" w:eastAsia="等线" w:cs="Times New Roman"/>
          <w:szCs w:val="22"/>
        </w:rPr>
        <w:t>已在本系统登录</w:t>
      </w:r>
      <w:r>
        <w:rPr>
          <w:rFonts w:hint="eastAsia" w:ascii="等线" w:hAnsi="等线" w:eastAsia="等线" w:cs="Times New Roman"/>
          <w:szCs w:val="22"/>
          <w:lang w:eastAsia="zh"/>
        </w:rPr>
        <w:t>，并且顾客已对该评论点了赞</w:t>
      </w:r>
    </w:p>
    <w:p w14:paraId="4C6D4707">
      <w:pPr>
        <w:ind w:left="360"/>
        <w:rPr>
          <w:rFonts w:hint="eastAsia" w:ascii="等线" w:hAnsi="等线" w:eastAsia="等线" w:cs="Times New Roman"/>
          <w:szCs w:val="22"/>
        </w:rPr>
      </w:pPr>
      <w:r>
        <w:rPr>
          <w:rFonts w:hint="eastAsia" w:ascii="等线" w:hAnsi="等线" w:eastAsia="等线" w:cs="Times New Roman"/>
          <w:szCs w:val="22"/>
        </w:rPr>
        <w:t>活动图：</w:t>
      </w:r>
    </w:p>
    <w:p w14:paraId="174AB3B5">
      <w:pPr>
        <w:ind w:left="360"/>
        <w:jc w:val="center"/>
        <w:rPr>
          <w:rFonts w:hint="eastAsia" w:ascii="等线" w:hAnsi="等线" w:eastAsia="等线" w:cs="Times New Roman"/>
          <w:szCs w:val="22"/>
          <w:lang w:eastAsia="zh"/>
        </w:rPr>
      </w:pPr>
      <w:r>
        <w:rPr>
          <w:rFonts w:hint="eastAsia" w:ascii="等线" w:hAnsi="等线" w:eastAsia="等线" w:cs="Times New Roman"/>
          <w:szCs w:val="22"/>
          <w:lang w:eastAsia="zh"/>
        </w:rPr>
        <w:drawing>
          <wp:inline distT="0" distB="0" distL="114300" distR="114300">
            <wp:extent cx="2623185" cy="3131820"/>
            <wp:effectExtent l="0" t="0" r="5715" b="1143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0"/>
                    <a:stretch>
                      <a:fillRect/>
                    </a:stretch>
                  </pic:blipFill>
                  <pic:spPr>
                    <a:xfrm>
                      <a:off x="0" y="0"/>
                      <a:ext cx="2623185" cy="3131820"/>
                    </a:xfrm>
                    <a:prstGeom prst="rect">
                      <a:avLst/>
                    </a:prstGeom>
                  </pic:spPr>
                </pic:pic>
              </a:graphicData>
            </a:graphic>
          </wp:inline>
        </w:drawing>
      </w:r>
    </w:p>
    <w:p w14:paraId="18FE8E7C">
      <w:pPr>
        <w:jc w:val="center"/>
        <w:rPr>
          <w:rFonts w:hint="eastAsia" w:ascii="Arial" w:hAnsi="Arial" w:eastAsia="黑体" w:cs="Times New Roman"/>
          <w:sz w:val="20"/>
          <w:szCs w:val="22"/>
          <w:lang w:eastAsia="zh"/>
        </w:rPr>
      </w:pPr>
      <w:r>
        <w:rPr>
          <w:rFonts w:hint="eastAsia" w:ascii="Arial" w:hAnsi="Arial" w:eastAsia="黑体" w:cs="Times New Roman"/>
          <w:sz w:val="20"/>
          <w:szCs w:val="22"/>
          <w:lang w:eastAsia="zh"/>
        </w:rPr>
        <w:t>图1.4.23 取消点赞活动图</w:t>
      </w:r>
    </w:p>
    <w:p w14:paraId="7896370A">
      <w:pPr>
        <w:keepNext/>
        <w:keepLines/>
        <w:spacing w:before="280" w:after="290" w:line="376" w:lineRule="auto"/>
        <w:outlineLvl w:val="3"/>
        <w:rPr>
          <w:rFonts w:hint="eastAsia" w:ascii="宋体" w:hAnsi="宋体" w:eastAsia="宋体" w:cs="Times New Roman"/>
          <w:b/>
          <w:bCs/>
          <w:szCs w:val="21"/>
          <w:woUserID w:val="1"/>
        </w:rPr>
      </w:pPr>
      <w:r>
        <w:rPr>
          <w:rFonts w:hint="eastAsia" w:ascii="宋体" w:hAnsi="宋体" w:eastAsia="宋体" w:cs="Times New Roman"/>
          <w:b/>
          <w:bCs/>
          <w:szCs w:val="21"/>
          <w:woUserID w:val="1"/>
        </w:rPr>
        <w:t>1</w:t>
      </w:r>
      <w:r>
        <w:rPr>
          <w:rFonts w:ascii="宋体" w:hAnsi="宋体" w:eastAsia="宋体" w:cs="Times New Roman"/>
          <w:b/>
          <w:bCs/>
          <w:szCs w:val="21"/>
          <w:woUserID w:val="1"/>
        </w:rPr>
        <w:t>.4.2</w:t>
      </w:r>
      <w:r>
        <w:rPr>
          <w:rFonts w:hint="eastAsia" w:ascii="宋体" w:hAnsi="宋体" w:eastAsia="宋体" w:cs="Times New Roman"/>
          <w:b/>
          <w:bCs/>
          <w:szCs w:val="21"/>
          <w:lang w:eastAsia="zh"/>
          <w:woUserID w:val="1"/>
        </w:rPr>
        <w:t>4查看点赞</w:t>
      </w:r>
      <w:r>
        <w:rPr>
          <w:rFonts w:hint="eastAsia" w:ascii="宋体" w:hAnsi="宋体" w:eastAsia="宋体" w:cs="Times New Roman"/>
          <w:b/>
          <w:bCs/>
          <w:szCs w:val="21"/>
          <w:woUserID w:val="1"/>
        </w:rPr>
        <w:t>评论</w:t>
      </w:r>
    </w:p>
    <w:p w14:paraId="06ADD3F6">
      <w:pPr>
        <w:ind w:left="360"/>
        <w:rPr>
          <w:rFonts w:hint="eastAsia" w:ascii="等线" w:hAnsi="等线" w:eastAsia="等线" w:cs="Times New Roman"/>
          <w:szCs w:val="22"/>
          <w:woUserID w:val="1"/>
        </w:rPr>
      </w:pPr>
      <w:r>
        <w:rPr>
          <w:rFonts w:hint="eastAsia" w:ascii="等线" w:hAnsi="等线" w:eastAsia="等线" w:cs="Times New Roman"/>
          <w:szCs w:val="22"/>
          <w:woUserID w:val="1"/>
        </w:rPr>
        <w:t>用例名：</w:t>
      </w:r>
      <w:r>
        <w:rPr>
          <w:rFonts w:hint="eastAsia" w:ascii="等线" w:hAnsi="等线" w:eastAsia="等线" w:cs="Times New Roman"/>
          <w:szCs w:val="22"/>
          <w:lang w:eastAsia="zh"/>
          <w:woUserID w:val="1"/>
        </w:rPr>
        <w:t>查看点赞</w:t>
      </w:r>
      <w:r>
        <w:rPr>
          <w:rFonts w:hint="eastAsia" w:ascii="等线" w:hAnsi="等线" w:eastAsia="等线" w:cs="Times New Roman"/>
          <w:szCs w:val="22"/>
          <w:woUserID w:val="1"/>
        </w:rPr>
        <w:t>评论</w:t>
      </w:r>
    </w:p>
    <w:p w14:paraId="510EC6DF">
      <w:pPr>
        <w:ind w:left="360"/>
        <w:rPr>
          <w:rFonts w:hint="eastAsia" w:ascii="等线" w:hAnsi="等线" w:eastAsia="等线" w:cs="Times New Roman"/>
          <w:szCs w:val="22"/>
          <w:lang w:eastAsia="zh"/>
          <w:woUserID w:val="1"/>
        </w:rPr>
      </w:pPr>
      <w:r>
        <w:rPr>
          <w:rFonts w:hint="eastAsia" w:ascii="等线" w:hAnsi="等线" w:eastAsia="等线" w:cs="Times New Roman"/>
          <w:szCs w:val="22"/>
          <w:woUserID w:val="1"/>
        </w:rPr>
        <w:t>描述：</w:t>
      </w:r>
      <w:r>
        <w:rPr>
          <w:rFonts w:hint="eastAsia" w:ascii="等线" w:hAnsi="等线" w:eastAsia="等线" w:cs="Times New Roman"/>
          <w:szCs w:val="22"/>
          <w:lang w:eastAsia="zh"/>
          <w:woUserID w:val="1"/>
        </w:rPr>
        <w:t>顾客可以查看已点赞的评论</w:t>
      </w:r>
    </w:p>
    <w:p w14:paraId="2AC17775">
      <w:pPr>
        <w:ind w:left="360"/>
        <w:rPr>
          <w:rFonts w:hint="eastAsia" w:ascii="等线" w:hAnsi="等线" w:eastAsia="等线" w:cs="Times New Roman"/>
          <w:szCs w:val="22"/>
          <w:lang w:eastAsia="zh"/>
          <w:woUserID w:val="1"/>
        </w:rPr>
      </w:pPr>
      <w:r>
        <w:rPr>
          <w:rFonts w:hint="eastAsia" w:ascii="等线" w:hAnsi="等线" w:eastAsia="等线" w:cs="Times New Roman"/>
          <w:szCs w:val="22"/>
          <w:woUserID w:val="1"/>
        </w:rPr>
        <w:t>参与者：</w:t>
      </w:r>
      <w:r>
        <w:rPr>
          <w:rFonts w:hint="eastAsia" w:ascii="等线" w:hAnsi="等线" w:eastAsia="等线" w:cs="Times New Roman"/>
          <w:szCs w:val="22"/>
          <w:lang w:eastAsia="zh"/>
          <w:woUserID w:val="1"/>
        </w:rPr>
        <w:t>顾客</w:t>
      </w:r>
    </w:p>
    <w:p w14:paraId="1D699AE2">
      <w:pPr>
        <w:ind w:left="360"/>
        <w:rPr>
          <w:rFonts w:hint="eastAsia" w:ascii="等线" w:hAnsi="等线" w:eastAsia="等线" w:cs="Times New Roman"/>
          <w:szCs w:val="22"/>
          <w:lang w:eastAsia="zh"/>
          <w:woUserID w:val="1"/>
        </w:rPr>
      </w:pPr>
      <w:r>
        <w:rPr>
          <w:rFonts w:hint="eastAsia" w:ascii="等线" w:hAnsi="等线" w:eastAsia="等线" w:cs="Times New Roman"/>
          <w:szCs w:val="22"/>
          <w:woUserID w:val="1"/>
        </w:rPr>
        <w:t>前置条件：</w:t>
      </w:r>
      <w:r>
        <w:rPr>
          <w:rFonts w:hint="eastAsia" w:ascii="等线" w:hAnsi="等线" w:eastAsia="等线" w:cs="Times New Roman"/>
          <w:szCs w:val="22"/>
          <w:lang w:eastAsia="zh"/>
          <w:woUserID w:val="1"/>
        </w:rPr>
        <w:t>顾客</w:t>
      </w:r>
      <w:r>
        <w:rPr>
          <w:rFonts w:hint="eastAsia" w:ascii="等线" w:hAnsi="等线" w:eastAsia="等线" w:cs="Times New Roman"/>
          <w:szCs w:val="22"/>
          <w:woUserID w:val="1"/>
        </w:rPr>
        <w:t>已在本系统登录</w:t>
      </w:r>
    </w:p>
    <w:p w14:paraId="4D76D8E5">
      <w:pPr>
        <w:ind w:left="360"/>
        <w:rPr>
          <w:rFonts w:hint="eastAsia" w:ascii="等线" w:hAnsi="等线" w:eastAsia="等线" w:cs="Times New Roman"/>
          <w:szCs w:val="22"/>
          <w:woUserID w:val="1"/>
        </w:rPr>
      </w:pPr>
      <w:r>
        <w:rPr>
          <w:rFonts w:hint="eastAsia" w:ascii="等线" w:hAnsi="等线" w:eastAsia="等线" w:cs="Times New Roman"/>
          <w:szCs w:val="22"/>
          <w:woUserID w:val="1"/>
        </w:rPr>
        <w:t>活动图：</w:t>
      </w:r>
    </w:p>
    <w:p w14:paraId="4959C504">
      <w:pPr>
        <w:ind w:left="360"/>
        <w:jc w:val="center"/>
        <w:rPr>
          <w:rFonts w:hint="eastAsia" w:ascii="等线" w:hAnsi="等线" w:eastAsia="等线" w:cs="Times New Roman"/>
          <w:szCs w:val="22"/>
          <w:lang w:eastAsia="zh"/>
          <w:woUserID w:val="1"/>
        </w:rPr>
      </w:pPr>
      <w:r>
        <w:rPr>
          <w:rFonts w:hint="eastAsia" w:ascii="等线" w:hAnsi="等线" w:eastAsia="等线" w:cs="Times New Roman"/>
          <w:szCs w:val="22"/>
          <w:lang w:eastAsia="zh"/>
          <w:woUserID w:val="1"/>
        </w:rPr>
        <w:t xml:space="preserve"> </w:t>
      </w:r>
      <w:r>
        <w:rPr>
          <w:rFonts w:hint="eastAsia" w:ascii="等线" w:hAnsi="等线" w:eastAsia="等线" w:cs="Times New Roman"/>
          <w:szCs w:val="22"/>
          <w:lang w:eastAsia="zh"/>
          <w:woUserID w:val="1"/>
        </w:rPr>
        <w:drawing>
          <wp:inline distT="0" distB="0" distL="114300" distR="114300">
            <wp:extent cx="3935095" cy="3984625"/>
            <wp:effectExtent l="0" t="0" r="8255" b="158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1"/>
                    <a:stretch>
                      <a:fillRect/>
                    </a:stretch>
                  </pic:blipFill>
                  <pic:spPr>
                    <a:xfrm>
                      <a:off x="0" y="0"/>
                      <a:ext cx="3935095" cy="3984625"/>
                    </a:xfrm>
                    <a:prstGeom prst="rect">
                      <a:avLst/>
                    </a:prstGeom>
                  </pic:spPr>
                </pic:pic>
              </a:graphicData>
            </a:graphic>
          </wp:inline>
        </w:drawing>
      </w:r>
    </w:p>
    <w:p w14:paraId="42365647">
      <w:pPr>
        <w:jc w:val="center"/>
        <w:rPr>
          <w:rFonts w:hint="eastAsia" w:ascii="Arial" w:hAnsi="Arial" w:eastAsia="黑体" w:cs="Times New Roman"/>
          <w:sz w:val="20"/>
          <w:szCs w:val="22"/>
          <w:lang w:eastAsia="zh"/>
          <w:woUserID w:val="1"/>
        </w:rPr>
      </w:pPr>
      <w:r>
        <w:rPr>
          <w:rFonts w:hint="eastAsia" w:ascii="Arial" w:hAnsi="Arial" w:eastAsia="黑体" w:cs="Times New Roman"/>
          <w:sz w:val="20"/>
          <w:szCs w:val="22"/>
          <w:lang w:eastAsia="zh"/>
          <w:woUserID w:val="1"/>
        </w:rPr>
        <w:t>图1.4.2</w:t>
      </w:r>
      <w:r>
        <w:rPr>
          <w:rFonts w:hint="eastAsia" w:ascii="Arial" w:hAnsi="Arial" w:eastAsia="黑体" w:cs="Times New Roman"/>
          <w:sz w:val="20"/>
          <w:szCs w:val="22"/>
          <w:lang w:eastAsia="zh"/>
          <w:woUserID w:val="3"/>
        </w:rPr>
        <w:t>4</w:t>
      </w:r>
      <w:r>
        <w:rPr>
          <w:rFonts w:hint="eastAsia" w:ascii="Arial" w:hAnsi="Arial" w:eastAsia="黑体" w:cs="Times New Roman"/>
          <w:sz w:val="20"/>
          <w:szCs w:val="22"/>
          <w:lang w:eastAsia="zh"/>
          <w:woUserID w:val="1"/>
        </w:rPr>
        <w:t xml:space="preserve"> 查看点赞评论活动图</w:t>
      </w:r>
    </w:p>
    <w:p w14:paraId="06DEF41A">
      <w:pPr>
        <w:jc w:val="center"/>
        <w:rPr>
          <w:rFonts w:hint="eastAsia" w:ascii="Arial" w:hAnsi="Arial" w:eastAsia="黑体" w:cs="Times New Roman"/>
          <w:sz w:val="20"/>
          <w:szCs w:val="22"/>
          <w:lang w:eastAsia="zh"/>
        </w:rPr>
      </w:pPr>
    </w:p>
    <w:p w14:paraId="08DFC7D3">
      <w:pPr>
        <w:keepNext/>
        <w:keepLines/>
        <w:spacing w:before="280" w:after="290" w:line="376" w:lineRule="auto"/>
        <w:outlineLvl w:val="3"/>
        <w:rPr>
          <w:rFonts w:hint="eastAsia" w:ascii="宋体" w:hAnsi="宋体" w:eastAsia="宋体" w:cs="Times New Roman"/>
          <w:b/>
          <w:bCs/>
          <w:szCs w:val="21"/>
          <w:lang w:eastAsia="zh"/>
          <w:woUserID w:val="3"/>
        </w:rPr>
      </w:pPr>
      <w:r>
        <w:rPr>
          <w:rFonts w:hint="eastAsia" w:ascii="宋体" w:hAnsi="宋体" w:eastAsia="宋体" w:cs="Times New Roman"/>
          <w:b/>
          <w:bCs/>
          <w:szCs w:val="21"/>
          <w:woUserID w:val="3"/>
        </w:rPr>
        <w:t>1</w:t>
      </w:r>
      <w:r>
        <w:rPr>
          <w:rFonts w:ascii="宋体" w:hAnsi="宋体" w:eastAsia="宋体" w:cs="Times New Roman"/>
          <w:b/>
          <w:bCs/>
          <w:szCs w:val="21"/>
          <w:woUserID w:val="3"/>
        </w:rPr>
        <w:t>.4.</w:t>
      </w:r>
      <w:r>
        <w:rPr>
          <w:rFonts w:hint="eastAsia" w:ascii="宋体" w:hAnsi="宋体" w:eastAsia="宋体" w:cs="Times New Roman"/>
          <w:b/>
          <w:bCs/>
          <w:szCs w:val="21"/>
          <w:lang w:eastAsia="zh"/>
          <w:woUserID w:val="3"/>
        </w:rPr>
        <w:t>25增加菜单</w:t>
      </w:r>
    </w:p>
    <w:p w14:paraId="384D7869">
      <w:pPr>
        <w:ind w:left="360"/>
        <w:rPr>
          <w:rFonts w:hint="eastAsia" w:ascii="宋体" w:hAnsi="宋体" w:eastAsia="宋体" w:cs="宋体"/>
          <w:szCs w:val="22"/>
          <w:lang w:eastAsia="zh"/>
          <w:woUserID w:val="3"/>
        </w:rPr>
      </w:pPr>
      <w:r>
        <w:rPr>
          <w:rFonts w:hint="eastAsia" w:ascii="宋体" w:hAnsi="宋体" w:eastAsia="宋体" w:cs="宋体"/>
          <w:szCs w:val="22"/>
          <w:woUserID w:val="3"/>
        </w:rPr>
        <w:t>用例名：</w:t>
      </w:r>
      <w:r>
        <w:rPr>
          <w:rFonts w:hint="eastAsia" w:ascii="宋体" w:hAnsi="宋体" w:eastAsia="宋体" w:cs="宋体"/>
          <w:szCs w:val="22"/>
          <w:lang w:eastAsia="zh"/>
          <w:woUserID w:val="3"/>
        </w:rPr>
        <w:t>增加菜单</w:t>
      </w:r>
    </w:p>
    <w:p w14:paraId="6A703269">
      <w:pPr>
        <w:ind w:left="360"/>
        <w:rPr>
          <w:rFonts w:hint="eastAsia" w:ascii="宋体" w:hAnsi="宋体" w:eastAsia="宋体" w:cs="宋体"/>
          <w:szCs w:val="22"/>
          <w:lang w:eastAsia="zh"/>
          <w:woUserID w:val="3"/>
        </w:rPr>
      </w:pPr>
      <w:r>
        <w:rPr>
          <w:rFonts w:hint="eastAsia" w:ascii="宋体" w:hAnsi="宋体" w:eastAsia="宋体" w:cs="宋体"/>
          <w:szCs w:val="22"/>
          <w:woUserID w:val="3"/>
        </w:rPr>
        <w:t>描述：</w:t>
      </w:r>
      <w:r>
        <w:rPr>
          <w:rFonts w:hint="eastAsia" w:ascii="宋体" w:hAnsi="宋体" w:eastAsia="宋体" w:cs="宋体"/>
          <w:szCs w:val="22"/>
          <w:lang w:eastAsia="zh"/>
          <w:woUserID w:val="3"/>
        </w:rPr>
        <w:t>根据需求增加菜单分类</w:t>
      </w:r>
    </w:p>
    <w:p w14:paraId="5179F94D">
      <w:pPr>
        <w:ind w:left="360"/>
        <w:rPr>
          <w:rFonts w:hint="eastAsia" w:ascii="宋体" w:hAnsi="宋体" w:eastAsia="宋体" w:cs="宋体"/>
          <w:szCs w:val="22"/>
          <w:lang w:eastAsia="zh"/>
          <w:woUserID w:val="3"/>
        </w:rPr>
      </w:pPr>
      <w:r>
        <w:rPr>
          <w:rFonts w:hint="eastAsia" w:ascii="宋体" w:hAnsi="宋体" w:eastAsia="宋体" w:cs="宋体"/>
          <w:szCs w:val="22"/>
          <w:woUserID w:val="3"/>
        </w:rPr>
        <w:t>参与者：</w:t>
      </w:r>
      <w:r>
        <w:rPr>
          <w:rFonts w:hint="eastAsia" w:ascii="宋体" w:hAnsi="宋体" w:eastAsia="宋体" w:cs="宋体"/>
          <w:szCs w:val="22"/>
          <w:lang w:eastAsia="zh"/>
          <w:woUserID w:val="3"/>
        </w:rPr>
        <w:t>商家</w:t>
      </w:r>
    </w:p>
    <w:p w14:paraId="1CB54BFF">
      <w:pPr>
        <w:ind w:left="360"/>
        <w:rPr>
          <w:rFonts w:hint="eastAsia" w:ascii="宋体" w:hAnsi="宋体" w:eastAsia="宋体" w:cs="宋体"/>
          <w:szCs w:val="22"/>
          <w:lang w:eastAsia="zh"/>
          <w:woUserID w:val="3"/>
        </w:rPr>
      </w:pPr>
      <w:r>
        <w:rPr>
          <w:rFonts w:hint="eastAsia" w:ascii="宋体" w:hAnsi="宋体" w:eastAsia="宋体" w:cs="宋体"/>
          <w:szCs w:val="22"/>
          <w:woUserID w:val="3"/>
        </w:rPr>
        <w:t>前置条件：</w:t>
      </w:r>
      <w:r>
        <w:rPr>
          <w:rFonts w:hint="eastAsia" w:ascii="宋体" w:hAnsi="宋体" w:eastAsia="宋体" w:cs="宋体"/>
          <w:szCs w:val="22"/>
          <w:lang w:eastAsia="zh"/>
          <w:woUserID w:val="3"/>
        </w:rPr>
        <w:t>用户已在本系统登录且用户是商家</w:t>
      </w:r>
    </w:p>
    <w:p w14:paraId="56C29097">
      <w:pPr>
        <w:ind w:left="360"/>
        <w:rPr>
          <w:rFonts w:hint="eastAsia" w:ascii="宋体" w:hAnsi="宋体" w:eastAsia="宋体" w:cs="宋体"/>
          <w:szCs w:val="22"/>
          <w:woUserID w:val="3"/>
        </w:rPr>
      </w:pPr>
      <w:r>
        <w:rPr>
          <w:rFonts w:hint="eastAsia" w:ascii="宋体" w:hAnsi="宋体" w:eastAsia="宋体" w:cs="宋体"/>
          <w:szCs w:val="22"/>
          <w:woUserID w:val="3"/>
        </w:rPr>
        <w:t>活动图：</w:t>
      </w:r>
    </w:p>
    <w:p w14:paraId="2D4315C5">
      <w:pPr>
        <w:ind w:left="360"/>
        <w:jc w:val="center"/>
        <w:rPr>
          <w:rFonts w:hint="eastAsia" w:ascii="宋体" w:hAnsi="宋体" w:eastAsia="宋体" w:cs="宋体"/>
          <w:szCs w:val="22"/>
          <w:lang w:eastAsia="zh"/>
          <w:woUserID w:val="3"/>
        </w:rPr>
      </w:pPr>
      <w:r>
        <w:rPr>
          <w:rFonts w:hint="eastAsia" w:ascii="宋体" w:hAnsi="宋体" w:eastAsia="宋体" w:cs="宋体"/>
          <w:szCs w:val="22"/>
          <w:lang w:eastAsia="zh"/>
          <w:woUserID w:val="3"/>
        </w:rPr>
        <w:drawing>
          <wp:inline distT="0" distB="0" distL="114300" distR="114300">
            <wp:extent cx="2507615" cy="2524760"/>
            <wp:effectExtent l="0" t="0" r="6985"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2"/>
                    <a:stretch>
                      <a:fillRect/>
                    </a:stretch>
                  </pic:blipFill>
                  <pic:spPr>
                    <a:xfrm>
                      <a:off x="0" y="0"/>
                      <a:ext cx="2507615" cy="2524760"/>
                    </a:xfrm>
                    <a:prstGeom prst="rect">
                      <a:avLst/>
                    </a:prstGeom>
                  </pic:spPr>
                </pic:pic>
              </a:graphicData>
            </a:graphic>
          </wp:inline>
        </w:drawing>
      </w:r>
    </w:p>
    <w:p w14:paraId="2F627223">
      <w:pPr>
        <w:ind w:left="360"/>
        <w:jc w:val="center"/>
        <w:rPr>
          <w:rFonts w:hint="eastAsia" w:ascii="宋体" w:hAnsi="宋体" w:eastAsia="宋体" w:cs="宋体"/>
          <w:szCs w:val="22"/>
          <w:lang w:eastAsia="zh"/>
          <w:woUserID w:val="3"/>
        </w:rPr>
      </w:pPr>
      <w:r>
        <w:rPr>
          <w:rFonts w:hint="eastAsia" w:ascii="Arial" w:hAnsi="Arial" w:eastAsia="黑体" w:cs="Times New Roman"/>
          <w:sz w:val="20"/>
          <w:szCs w:val="22"/>
          <w:lang w:eastAsia="zh"/>
          <w:woUserID w:val="3"/>
        </w:rPr>
        <w:t>图1.4.25 增加菜单活动图</w:t>
      </w:r>
    </w:p>
    <w:p w14:paraId="004F35C6">
      <w:pPr>
        <w:keepNext/>
        <w:keepLines/>
        <w:spacing w:before="280" w:after="290" w:line="376" w:lineRule="auto"/>
        <w:outlineLvl w:val="3"/>
        <w:rPr>
          <w:rFonts w:hint="eastAsia" w:ascii="宋体" w:hAnsi="宋体" w:eastAsia="宋体" w:cs="Times New Roman"/>
          <w:b/>
          <w:bCs/>
          <w:szCs w:val="21"/>
          <w:lang w:eastAsia="zh"/>
          <w:woUserID w:val="3"/>
        </w:rPr>
      </w:pPr>
      <w:r>
        <w:rPr>
          <w:rFonts w:hint="eastAsia" w:ascii="宋体" w:hAnsi="宋体" w:eastAsia="宋体" w:cs="Times New Roman"/>
          <w:b/>
          <w:bCs/>
          <w:szCs w:val="21"/>
          <w:woUserID w:val="3"/>
        </w:rPr>
        <w:t>1</w:t>
      </w:r>
      <w:r>
        <w:rPr>
          <w:rFonts w:ascii="宋体" w:hAnsi="宋体" w:eastAsia="宋体" w:cs="Times New Roman"/>
          <w:b/>
          <w:bCs/>
          <w:szCs w:val="21"/>
          <w:woUserID w:val="3"/>
        </w:rPr>
        <w:t>.4.</w:t>
      </w:r>
      <w:r>
        <w:rPr>
          <w:rFonts w:hint="eastAsia" w:ascii="宋体" w:hAnsi="宋体" w:eastAsia="宋体" w:cs="Times New Roman"/>
          <w:b/>
          <w:bCs/>
          <w:szCs w:val="21"/>
          <w:lang w:eastAsia="zh"/>
          <w:woUserID w:val="3"/>
        </w:rPr>
        <w:t>26删除菜单</w:t>
      </w:r>
    </w:p>
    <w:p w14:paraId="6161164F">
      <w:pPr>
        <w:ind w:left="360"/>
        <w:rPr>
          <w:rFonts w:hint="eastAsia" w:ascii="宋体" w:hAnsi="宋体" w:eastAsia="宋体" w:cs="宋体"/>
          <w:szCs w:val="22"/>
          <w:lang w:eastAsia="zh"/>
          <w:woUserID w:val="3"/>
        </w:rPr>
      </w:pPr>
      <w:r>
        <w:rPr>
          <w:rFonts w:hint="eastAsia" w:ascii="宋体" w:hAnsi="宋体" w:eastAsia="宋体" w:cs="宋体"/>
          <w:szCs w:val="22"/>
          <w:woUserID w:val="3"/>
        </w:rPr>
        <w:t>用例名：</w:t>
      </w:r>
      <w:r>
        <w:rPr>
          <w:rFonts w:hint="eastAsia" w:ascii="宋体" w:hAnsi="宋体" w:eastAsia="宋体" w:cs="宋体"/>
          <w:szCs w:val="22"/>
          <w:lang w:eastAsia="zh"/>
          <w:woUserID w:val="3"/>
        </w:rPr>
        <w:t>删除菜单</w:t>
      </w:r>
    </w:p>
    <w:p w14:paraId="2C7966C5">
      <w:pPr>
        <w:ind w:left="360"/>
        <w:rPr>
          <w:rFonts w:hint="eastAsia" w:ascii="宋体" w:hAnsi="宋体" w:eastAsia="宋体" w:cs="宋体"/>
          <w:szCs w:val="22"/>
          <w:lang w:eastAsia="zh"/>
          <w:woUserID w:val="3"/>
        </w:rPr>
      </w:pPr>
      <w:r>
        <w:rPr>
          <w:rFonts w:hint="eastAsia" w:ascii="宋体" w:hAnsi="宋体" w:eastAsia="宋体" w:cs="宋体"/>
          <w:szCs w:val="22"/>
          <w:woUserID w:val="3"/>
        </w:rPr>
        <w:t>描述：</w:t>
      </w:r>
      <w:r>
        <w:rPr>
          <w:rFonts w:hint="eastAsia" w:ascii="宋体" w:hAnsi="宋体" w:eastAsia="宋体" w:cs="宋体"/>
          <w:szCs w:val="22"/>
          <w:lang w:eastAsia="zh"/>
          <w:woUserID w:val="3"/>
        </w:rPr>
        <w:t>删除已有的菜单</w:t>
      </w:r>
    </w:p>
    <w:p w14:paraId="4F334C09">
      <w:pPr>
        <w:ind w:left="360"/>
        <w:rPr>
          <w:rFonts w:hint="eastAsia" w:ascii="宋体" w:hAnsi="宋体" w:eastAsia="宋体" w:cs="宋体"/>
          <w:szCs w:val="22"/>
          <w:lang w:eastAsia="zh"/>
          <w:woUserID w:val="3"/>
        </w:rPr>
      </w:pPr>
      <w:r>
        <w:rPr>
          <w:rFonts w:hint="eastAsia" w:ascii="宋体" w:hAnsi="宋体" w:eastAsia="宋体" w:cs="宋体"/>
          <w:szCs w:val="22"/>
          <w:woUserID w:val="3"/>
        </w:rPr>
        <w:t>参与者：</w:t>
      </w:r>
      <w:r>
        <w:rPr>
          <w:rFonts w:hint="eastAsia" w:ascii="宋体" w:hAnsi="宋体" w:eastAsia="宋体" w:cs="宋体"/>
          <w:szCs w:val="22"/>
          <w:lang w:eastAsia="zh"/>
          <w:woUserID w:val="3"/>
        </w:rPr>
        <w:t>商家</w:t>
      </w:r>
    </w:p>
    <w:p w14:paraId="2335BD65">
      <w:pPr>
        <w:ind w:left="360"/>
        <w:rPr>
          <w:rFonts w:hint="eastAsia" w:ascii="宋体" w:hAnsi="宋体" w:eastAsia="宋体" w:cs="宋体"/>
          <w:szCs w:val="22"/>
          <w:lang w:eastAsia="zh"/>
          <w:woUserID w:val="3"/>
        </w:rPr>
      </w:pPr>
      <w:r>
        <w:rPr>
          <w:rFonts w:hint="eastAsia" w:ascii="宋体" w:hAnsi="宋体" w:eastAsia="宋体" w:cs="宋体"/>
          <w:szCs w:val="22"/>
          <w:woUserID w:val="3"/>
        </w:rPr>
        <w:t>前置条件：</w:t>
      </w:r>
      <w:r>
        <w:rPr>
          <w:rFonts w:hint="eastAsia" w:ascii="宋体" w:hAnsi="宋体" w:eastAsia="宋体" w:cs="宋体"/>
          <w:szCs w:val="22"/>
          <w:lang w:eastAsia="zh"/>
          <w:woUserID w:val="3"/>
        </w:rPr>
        <w:t>商家已经创建该菜单</w:t>
      </w:r>
    </w:p>
    <w:p w14:paraId="33561364">
      <w:pPr>
        <w:ind w:left="360"/>
        <w:rPr>
          <w:rFonts w:hint="eastAsia" w:ascii="宋体" w:hAnsi="宋体" w:eastAsia="宋体" w:cs="宋体"/>
          <w:szCs w:val="22"/>
          <w:woUserID w:val="3"/>
        </w:rPr>
      </w:pPr>
      <w:r>
        <w:rPr>
          <w:rFonts w:hint="eastAsia" w:ascii="宋体" w:hAnsi="宋体" w:eastAsia="宋体" w:cs="宋体"/>
          <w:szCs w:val="22"/>
          <w:woUserID w:val="3"/>
        </w:rPr>
        <w:t>活动图：</w:t>
      </w:r>
    </w:p>
    <w:p w14:paraId="4D934EAC">
      <w:pPr>
        <w:ind w:left="360"/>
        <w:jc w:val="center"/>
        <w:rPr>
          <w:rFonts w:hint="eastAsia" w:ascii="宋体" w:hAnsi="宋体" w:eastAsia="宋体" w:cs="宋体"/>
          <w:szCs w:val="22"/>
          <w:lang w:eastAsia="zh"/>
          <w:woUserID w:val="3"/>
        </w:rPr>
      </w:pPr>
      <w:r>
        <w:rPr>
          <w:rFonts w:hint="eastAsia" w:ascii="宋体" w:hAnsi="宋体" w:eastAsia="宋体" w:cs="宋体"/>
          <w:szCs w:val="22"/>
          <w:lang w:eastAsia="zh"/>
          <w:woUserID w:val="3"/>
        </w:rPr>
        <w:drawing>
          <wp:inline distT="0" distB="0" distL="114300" distR="114300">
            <wp:extent cx="1662430" cy="2428875"/>
            <wp:effectExtent l="0" t="0" r="13970"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3"/>
                    <a:stretch>
                      <a:fillRect/>
                    </a:stretch>
                  </pic:blipFill>
                  <pic:spPr>
                    <a:xfrm>
                      <a:off x="0" y="0"/>
                      <a:ext cx="1662430" cy="2428875"/>
                    </a:xfrm>
                    <a:prstGeom prst="rect">
                      <a:avLst/>
                    </a:prstGeom>
                  </pic:spPr>
                </pic:pic>
              </a:graphicData>
            </a:graphic>
          </wp:inline>
        </w:drawing>
      </w:r>
    </w:p>
    <w:p w14:paraId="2F9D3543">
      <w:pPr>
        <w:ind w:left="360"/>
        <w:jc w:val="center"/>
        <w:rPr>
          <w:rFonts w:hint="eastAsia" w:ascii="宋体" w:hAnsi="宋体" w:eastAsia="宋体" w:cs="宋体"/>
          <w:szCs w:val="22"/>
          <w:lang w:eastAsia="zh"/>
          <w:woUserID w:val="3"/>
        </w:rPr>
      </w:pPr>
      <w:r>
        <w:rPr>
          <w:rFonts w:hint="eastAsia" w:ascii="Arial" w:hAnsi="Arial" w:eastAsia="黑体" w:cs="Times New Roman"/>
          <w:sz w:val="20"/>
          <w:szCs w:val="22"/>
          <w:lang w:eastAsia="zh"/>
          <w:woUserID w:val="3"/>
        </w:rPr>
        <w:t>图1.4.26 删除菜单活动图</w:t>
      </w:r>
    </w:p>
    <w:p w14:paraId="29DE8907">
      <w:pPr>
        <w:ind w:left="360"/>
        <w:jc w:val="center"/>
        <w:rPr>
          <w:rFonts w:hint="eastAsia" w:ascii="宋体" w:hAnsi="宋体" w:eastAsia="宋体" w:cs="宋体"/>
          <w:szCs w:val="22"/>
          <w:lang w:eastAsia="zh"/>
          <w:woUserID w:val="3"/>
        </w:rPr>
      </w:pPr>
    </w:p>
    <w:p w14:paraId="3C9CBC7F">
      <w:pPr>
        <w:keepNext/>
        <w:keepLines/>
        <w:spacing w:before="280" w:after="290" w:line="376" w:lineRule="auto"/>
        <w:outlineLvl w:val="3"/>
        <w:rPr>
          <w:rFonts w:hint="eastAsia" w:ascii="宋体" w:hAnsi="宋体" w:eastAsia="宋体" w:cs="Times New Roman"/>
          <w:b/>
          <w:bCs/>
          <w:szCs w:val="21"/>
          <w:lang w:eastAsia="zh"/>
          <w:woUserID w:val="3"/>
        </w:rPr>
      </w:pPr>
      <w:r>
        <w:rPr>
          <w:rFonts w:hint="eastAsia" w:ascii="宋体" w:hAnsi="宋体" w:eastAsia="宋体" w:cs="Times New Roman"/>
          <w:b/>
          <w:bCs/>
          <w:szCs w:val="21"/>
          <w:woUserID w:val="3"/>
        </w:rPr>
        <w:t>1</w:t>
      </w:r>
      <w:r>
        <w:rPr>
          <w:rFonts w:ascii="宋体" w:hAnsi="宋体" w:eastAsia="宋体" w:cs="Times New Roman"/>
          <w:b/>
          <w:bCs/>
          <w:szCs w:val="21"/>
          <w:woUserID w:val="3"/>
        </w:rPr>
        <w:t>.4.</w:t>
      </w:r>
      <w:r>
        <w:rPr>
          <w:rFonts w:hint="eastAsia" w:ascii="宋体" w:hAnsi="宋体" w:eastAsia="宋体" w:cs="Times New Roman"/>
          <w:b/>
          <w:bCs/>
          <w:szCs w:val="21"/>
          <w:lang w:eastAsia="zh"/>
          <w:woUserID w:val="3"/>
        </w:rPr>
        <w:t>27修改菜单</w:t>
      </w:r>
    </w:p>
    <w:p w14:paraId="5CE362B3">
      <w:pPr>
        <w:ind w:left="360"/>
        <w:rPr>
          <w:rFonts w:hint="eastAsia" w:ascii="宋体" w:hAnsi="宋体" w:eastAsia="宋体" w:cs="宋体"/>
          <w:szCs w:val="22"/>
          <w:lang w:eastAsia="zh"/>
          <w:woUserID w:val="3"/>
        </w:rPr>
      </w:pPr>
      <w:r>
        <w:rPr>
          <w:rFonts w:hint="eastAsia" w:ascii="宋体" w:hAnsi="宋体" w:eastAsia="宋体" w:cs="宋体"/>
          <w:szCs w:val="22"/>
          <w:woUserID w:val="3"/>
        </w:rPr>
        <w:t>用例名：</w:t>
      </w:r>
      <w:r>
        <w:rPr>
          <w:rFonts w:hint="eastAsia" w:ascii="宋体" w:hAnsi="宋体" w:eastAsia="宋体" w:cs="宋体"/>
          <w:szCs w:val="22"/>
          <w:lang w:eastAsia="zh"/>
          <w:woUserID w:val="3"/>
        </w:rPr>
        <w:t>修改菜单</w:t>
      </w:r>
    </w:p>
    <w:p w14:paraId="059B8C5A">
      <w:pPr>
        <w:ind w:left="360"/>
        <w:rPr>
          <w:rFonts w:hint="eastAsia" w:ascii="宋体" w:hAnsi="宋体" w:eastAsia="宋体" w:cs="宋体"/>
          <w:szCs w:val="22"/>
          <w:lang w:eastAsia="zh"/>
          <w:woUserID w:val="3"/>
        </w:rPr>
      </w:pPr>
      <w:r>
        <w:rPr>
          <w:rFonts w:hint="eastAsia" w:ascii="宋体" w:hAnsi="宋体" w:eastAsia="宋体" w:cs="宋体"/>
          <w:szCs w:val="22"/>
          <w:woUserID w:val="3"/>
        </w:rPr>
        <w:t>描述：</w:t>
      </w:r>
      <w:r>
        <w:rPr>
          <w:rFonts w:hint="eastAsia" w:ascii="宋体" w:hAnsi="宋体" w:eastAsia="宋体" w:cs="宋体"/>
          <w:szCs w:val="22"/>
          <w:lang w:eastAsia="zh"/>
          <w:woUserID w:val="3"/>
        </w:rPr>
        <w:t>修改已有的菜单的信息</w:t>
      </w:r>
    </w:p>
    <w:p w14:paraId="720B5084">
      <w:pPr>
        <w:ind w:left="360"/>
        <w:rPr>
          <w:rFonts w:hint="eastAsia" w:ascii="宋体" w:hAnsi="宋体" w:eastAsia="宋体" w:cs="宋体"/>
          <w:szCs w:val="22"/>
          <w:lang w:eastAsia="zh"/>
          <w:woUserID w:val="3"/>
        </w:rPr>
      </w:pPr>
      <w:r>
        <w:rPr>
          <w:rFonts w:hint="eastAsia" w:ascii="宋体" w:hAnsi="宋体" w:eastAsia="宋体" w:cs="宋体"/>
          <w:szCs w:val="22"/>
          <w:woUserID w:val="3"/>
        </w:rPr>
        <w:t>参与者：</w:t>
      </w:r>
      <w:r>
        <w:rPr>
          <w:rFonts w:hint="eastAsia" w:ascii="宋体" w:hAnsi="宋体" w:eastAsia="宋体" w:cs="宋体"/>
          <w:szCs w:val="22"/>
          <w:lang w:eastAsia="zh"/>
          <w:woUserID w:val="3"/>
        </w:rPr>
        <w:t>商家</w:t>
      </w:r>
    </w:p>
    <w:p w14:paraId="697D937F">
      <w:pPr>
        <w:ind w:left="360"/>
        <w:rPr>
          <w:rFonts w:hint="eastAsia" w:ascii="宋体" w:hAnsi="宋体" w:eastAsia="宋体" w:cs="宋体"/>
          <w:szCs w:val="22"/>
          <w:lang w:eastAsia="zh"/>
          <w:woUserID w:val="3"/>
        </w:rPr>
      </w:pPr>
      <w:r>
        <w:rPr>
          <w:rFonts w:hint="eastAsia" w:ascii="宋体" w:hAnsi="宋体" w:eastAsia="宋体" w:cs="宋体"/>
          <w:szCs w:val="22"/>
          <w:woUserID w:val="3"/>
        </w:rPr>
        <w:t>前置条件：</w:t>
      </w:r>
      <w:r>
        <w:rPr>
          <w:rFonts w:hint="eastAsia" w:ascii="宋体" w:hAnsi="宋体" w:eastAsia="宋体" w:cs="宋体"/>
          <w:szCs w:val="22"/>
          <w:lang w:eastAsia="zh"/>
          <w:woUserID w:val="3"/>
        </w:rPr>
        <w:t>商家已经创建该菜单</w:t>
      </w:r>
    </w:p>
    <w:p w14:paraId="49044034">
      <w:pPr>
        <w:ind w:left="360"/>
        <w:rPr>
          <w:rFonts w:hint="eastAsia" w:ascii="宋体" w:hAnsi="宋体" w:eastAsia="宋体" w:cs="宋体"/>
          <w:szCs w:val="22"/>
          <w:woUserID w:val="3"/>
        </w:rPr>
      </w:pPr>
      <w:r>
        <w:rPr>
          <w:rFonts w:hint="eastAsia" w:ascii="宋体" w:hAnsi="宋体" w:eastAsia="宋体" w:cs="宋体"/>
          <w:szCs w:val="22"/>
          <w:woUserID w:val="3"/>
        </w:rPr>
        <w:t>活动图：</w:t>
      </w:r>
    </w:p>
    <w:p w14:paraId="6EFE061E">
      <w:pPr>
        <w:ind w:left="360"/>
        <w:jc w:val="center"/>
        <w:rPr>
          <w:rFonts w:hint="eastAsia" w:ascii="宋体" w:hAnsi="宋体" w:eastAsia="宋体" w:cs="宋体"/>
          <w:szCs w:val="22"/>
          <w:lang w:eastAsia="zh"/>
          <w:woUserID w:val="3"/>
        </w:rPr>
      </w:pPr>
      <w:r>
        <w:rPr>
          <w:rFonts w:hint="eastAsia" w:ascii="宋体" w:hAnsi="宋体" w:eastAsia="宋体" w:cs="宋体"/>
          <w:szCs w:val="22"/>
          <w:lang w:eastAsia="zh"/>
          <w:woUserID w:val="3"/>
        </w:rPr>
        <w:drawing>
          <wp:inline distT="0" distB="0" distL="114300" distR="114300">
            <wp:extent cx="3048635" cy="3131820"/>
            <wp:effectExtent l="0" t="0" r="18415" b="1143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4"/>
                    <a:stretch>
                      <a:fillRect/>
                    </a:stretch>
                  </pic:blipFill>
                  <pic:spPr>
                    <a:xfrm>
                      <a:off x="0" y="0"/>
                      <a:ext cx="3048635" cy="3131820"/>
                    </a:xfrm>
                    <a:prstGeom prst="rect">
                      <a:avLst/>
                    </a:prstGeom>
                  </pic:spPr>
                </pic:pic>
              </a:graphicData>
            </a:graphic>
          </wp:inline>
        </w:drawing>
      </w:r>
    </w:p>
    <w:p w14:paraId="0312B8CA">
      <w:pPr>
        <w:ind w:left="360"/>
        <w:jc w:val="center"/>
        <w:rPr>
          <w:rFonts w:hint="eastAsia" w:ascii="宋体" w:hAnsi="宋体" w:eastAsia="宋体" w:cs="宋体"/>
          <w:szCs w:val="22"/>
          <w:lang w:eastAsia="zh"/>
          <w:woUserID w:val="3"/>
        </w:rPr>
      </w:pPr>
      <w:r>
        <w:rPr>
          <w:rFonts w:hint="eastAsia" w:ascii="Arial" w:hAnsi="Arial" w:eastAsia="黑体" w:cs="Times New Roman"/>
          <w:sz w:val="20"/>
          <w:szCs w:val="22"/>
          <w:lang w:eastAsia="zh"/>
          <w:woUserID w:val="3"/>
        </w:rPr>
        <w:t>图1.4.27 修改菜单活动图</w:t>
      </w:r>
    </w:p>
    <w:p w14:paraId="2C9118E0">
      <w:pPr>
        <w:keepNext/>
        <w:keepLines/>
        <w:spacing w:before="280" w:after="290" w:line="376" w:lineRule="auto"/>
        <w:outlineLvl w:val="3"/>
        <w:rPr>
          <w:rFonts w:hint="eastAsia" w:ascii="宋体" w:hAnsi="宋体" w:eastAsia="宋体" w:cs="Times New Roman"/>
          <w:b/>
          <w:bCs/>
          <w:szCs w:val="21"/>
          <w:lang w:eastAsia="zh"/>
          <w:woUserID w:val="3"/>
        </w:rPr>
      </w:pPr>
      <w:r>
        <w:rPr>
          <w:rFonts w:hint="eastAsia" w:ascii="宋体" w:hAnsi="宋体" w:eastAsia="宋体" w:cs="Times New Roman"/>
          <w:b/>
          <w:bCs/>
          <w:szCs w:val="21"/>
          <w:woUserID w:val="3"/>
        </w:rPr>
        <w:t>1</w:t>
      </w:r>
      <w:r>
        <w:rPr>
          <w:rFonts w:ascii="宋体" w:hAnsi="宋体" w:eastAsia="宋体" w:cs="Times New Roman"/>
          <w:b/>
          <w:bCs/>
          <w:szCs w:val="21"/>
          <w:woUserID w:val="3"/>
        </w:rPr>
        <w:t>.4.</w:t>
      </w:r>
      <w:r>
        <w:rPr>
          <w:rFonts w:hint="eastAsia" w:ascii="宋体" w:hAnsi="宋体" w:eastAsia="宋体" w:cs="Times New Roman"/>
          <w:b/>
          <w:bCs/>
          <w:szCs w:val="21"/>
          <w:lang w:eastAsia="zh"/>
          <w:woUserID w:val="3"/>
        </w:rPr>
        <w:t>28查看菜单</w:t>
      </w:r>
    </w:p>
    <w:p w14:paraId="6A2B7704">
      <w:pPr>
        <w:ind w:left="360"/>
        <w:rPr>
          <w:rFonts w:hint="eastAsia" w:ascii="宋体" w:hAnsi="宋体" w:eastAsia="宋体" w:cs="宋体"/>
          <w:szCs w:val="22"/>
          <w:lang w:eastAsia="zh"/>
          <w:woUserID w:val="3"/>
        </w:rPr>
      </w:pPr>
      <w:r>
        <w:rPr>
          <w:rFonts w:hint="eastAsia" w:ascii="宋体" w:hAnsi="宋体" w:eastAsia="宋体" w:cs="宋体"/>
          <w:szCs w:val="22"/>
          <w:woUserID w:val="3"/>
        </w:rPr>
        <w:t>用例名：</w:t>
      </w:r>
      <w:r>
        <w:rPr>
          <w:rFonts w:hint="eastAsia" w:ascii="宋体" w:hAnsi="宋体" w:eastAsia="宋体" w:cs="宋体"/>
          <w:szCs w:val="22"/>
          <w:lang w:eastAsia="zh"/>
          <w:woUserID w:val="3"/>
        </w:rPr>
        <w:t>查看菜单</w:t>
      </w:r>
    </w:p>
    <w:p w14:paraId="25B5C813">
      <w:pPr>
        <w:ind w:left="360"/>
        <w:rPr>
          <w:rFonts w:hint="eastAsia" w:ascii="宋体" w:hAnsi="宋体" w:eastAsia="宋体" w:cs="宋体"/>
          <w:szCs w:val="22"/>
          <w:lang w:eastAsia="zh"/>
          <w:woUserID w:val="3"/>
        </w:rPr>
      </w:pPr>
      <w:r>
        <w:rPr>
          <w:rFonts w:hint="eastAsia" w:ascii="宋体" w:hAnsi="宋体" w:eastAsia="宋体" w:cs="宋体"/>
          <w:szCs w:val="22"/>
          <w:woUserID w:val="3"/>
        </w:rPr>
        <w:t>描述：</w:t>
      </w:r>
      <w:r>
        <w:rPr>
          <w:rFonts w:hint="eastAsia" w:ascii="宋体" w:hAnsi="宋体" w:eastAsia="宋体" w:cs="宋体"/>
          <w:szCs w:val="22"/>
          <w:lang w:eastAsia="zh"/>
          <w:woUserID w:val="3"/>
        </w:rPr>
        <w:t>用户可以查看菜单信息及菜单内菜品</w:t>
      </w:r>
    </w:p>
    <w:p w14:paraId="08101FEC">
      <w:pPr>
        <w:ind w:left="360"/>
        <w:rPr>
          <w:rFonts w:hint="eastAsia" w:ascii="宋体" w:hAnsi="宋体" w:eastAsia="宋体" w:cs="宋体"/>
          <w:szCs w:val="22"/>
          <w:lang w:eastAsia="zh"/>
          <w:woUserID w:val="3"/>
        </w:rPr>
      </w:pPr>
      <w:r>
        <w:rPr>
          <w:rFonts w:hint="eastAsia" w:ascii="宋体" w:hAnsi="宋体" w:eastAsia="宋体" w:cs="宋体"/>
          <w:szCs w:val="22"/>
          <w:woUserID w:val="3"/>
        </w:rPr>
        <w:t>参与者：</w:t>
      </w:r>
      <w:r>
        <w:rPr>
          <w:rFonts w:hint="eastAsia" w:ascii="宋体" w:hAnsi="宋体" w:eastAsia="宋体" w:cs="宋体"/>
          <w:szCs w:val="22"/>
          <w:lang w:eastAsia="zh"/>
          <w:woUserID w:val="3"/>
        </w:rPr>
        <w:t>商家、顾客</w:t>
      </w:r>
    </w:p>
    <w:p w14:paraId="4004E2D7">
      <w:pPr>
        <w:ind w:left="360"/>
        <w:rPr>
          <w:rFonts w:hint="eastAsia" w:ascii="宋体" w:hAnsi="宋体" w:eastAsia="宋体" w:cs="宋体"/>
          <w:szCs w:val="22"/>
          <w:lang w:eastAsia="zh"/>
          <w:woUserID w:val="3"/>
        </w:rPr>
      </w:pPr>
      <w:r>
        <w:rPr>
          <w:rFonts w:hint="eastAsia" w:ascii="宋体" w:hAnsi="宋体" w:eastAsia="宋体" w:cs="宋体"/>
          <w:szCs w:val="22"/>
          <w:woUserID w:val="3"/>
        </w:rPr>
        <w:t>前置条件：</w:t>
      </w:r>
      <w:r>
        <w:rPr>
          <w:rFonts w:hint="eastAsia" w:ascii="宋体" w:hAnsi="宋体" w:eastAsia="宋体" w:cs="宋体"/>
          <w:szCs w:val="22"/>
          <w:lang w:eastAsia="zh"/>
          <w:woUserID w:val="3"/>
        </w:rPr>
        <w:t>商家已经创建该菜单</w:t>
      </w:r>
    </w:p>
    <w:p w14:paraId="201D4DFD">
      <w:pPr>
        <w:ind w:left="360"/>
        <w:rPr>
          <w:rFonts w:hint="eastAsia" w:ascii="宋体" w:hAnsi="宋体" w:eastAsia="宋体" w:cs="宋体"/>
          <w:szCs w:val="22"/>
          <w:woUserID w:val="3"/>
        </w:rPr>
      </w:pPr>
      <w:r>
        <w:rPr>
          <w:rFonts w:hint="eastAsia" w:ascii="宋体" w:hAnsi="宋体" w:eastAsia="宋体" w:cs="宋体"/>
          <w:szCs w:val="22"/>
          <w:woUserID w:val="3"/>
        </w:rPr>
        <w:t>活动图：</w:t>
      </w:r>
    </w:p>
    <w:p w14:paraId="054272E6">
      <w:pPr>
        <w:ind w:left="360"/>
        <w:jc w:val="center"/>
        <w:rPr>
          <w:rFonts w:hint="eastAsia" w:ascii="宋体" w:hAnsi="宋体" w:eastAsia="宋体" w:cs="宋体"/>
          <w:szCs w:val="22"/>
          <w:lang w:eastAsia="zh"/>
          <w:woUserID w:val="3"/>
        </w:rPr>
      </w:pPr>
      <w:r>
        <w:rPr>
          <w:rFonts w:hint="eastAsia" w:ascii="宋体" w:hAnsi="宋体" w:eastAsia="宋体" w:cs="宋体"/>
          <w:szCs w:val="22"/>
          <w:lang w:eastAsia="zh"/>
          <w:woUserID w:val="3"/>
        </w:rPr>
        <w:drawing>
          <wp:inline distT="0" distB="0" distL="114300" distR="114300">
            <wp:extent cx="1857375" cy="2525395"/>
            <wp:effectExtent l="0" t="0" r="9525"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5"/>
                    <a:stretch>
                      <a:fillRect/>
                    </a:stretch>
                  </pic:blipFill>
                  <pic:spPr>
                    <a:xfrm>
                      <a:off x="0" y="0"/>
                      <a:ext cx="1857375" cy="2525395"/>
                    </a:xfrm>
                    <a:prstGeom prst="rect">
                      <a:avLst/>
                    </a:prstGeom>
                  </pic:spPr>
                </pic:pic>
              </a:graphicData>
            </a:graphic>
          </wp:inline>
        </w:drawing>
      </w:r>
    </w:p>
    <w:p w14:paraId="3F7E83C8">
      <w:pPr>
        <w:ind w:left="360"/>
        <w:jc w:val="center"/>
        <w:rPr>
          <w:rFonts w:hint="eastAsia" w:ascii="宋体" w:hAnsi="宋体" w:eastAsia="宋体" w:cs="宋体"/>
          <w:szCs w:val="22"/>
          <w:lang w:eastAsia="zh"/>
          <w:woUserID w:val="3"/>
        </w:rPr>
      </w:pPr>
      <w:r>
        <w:rPr>
          <w:rFonts w:hint="eastAsia" w:ascii="Arial" w:hAnsi="Arial" w:eastAsia="黑体" w:cs="Times New Roman"/>
          <w:sz w:val="20"/>
          <w:szCs w:val="22"/>
          <w:lang w:eastAsia="zh"/>
          <w:woUserID w:val="3"/>
        </w:rPr>
        <w:t>图1.4.28 查看菜单活动图</w:t>
      </w:r>
    </w:p>
    <w:p w14:paraId="653D6298">
      <w:pPr>
        <w:ind w:left="360"/>
        <w:jc w:val="center"/>
        <w:rPr>
          <w:rFonts w:hint="eastAsia" w:ascii="宋体" w:hAnsi="宋体" w:eastAsia="宋体" w:cs="宋体"/>
          <w:szCs w:val="22"/>
          <w:lang w:eastAsia="zh"/>
          <w:woUserID w:val="3"/>
        </w:rPr>
      </w:pPr>
    </w:p>
    <w:p w14:paraId="00F6FC05">
      <w:pPr>
        <w:keepNext/>
        <w:keepLines/>
        <w:spacing w:before="260" w:after="260" w:line="416" w:lineRule="auto"/>
        <w:jc w:val="left"/>
        <w:outlineLvl w:val="1"/>
        <w:rPr>
          <w:rFonts w:hint="eastAsia" w:ascii="等线 Light" w:hAnsi="等线 Light" w:eastAsia="华文中宋" w:cs="Times New Roman"/>
          <w:b/>
          <w:bCs/>
          <w:sz w:val="24"/>
          <w:szCs w:val="32"/>
        </w:rPr>
      </w:pPr>
    </w:p>
    <w:p w14:paraId="573AF8CD">
      <w:pPr>
        <w:keepNext/>
        <w:keepLines/>
        <w:spacing w:before="260" w:after="260" w:line="416" w:lineRule="auto"/>
        <w:jc w:val="left"/>
        <w:outlineLvl w:val="1"/>
        <w:rPr>
          <w:rFonts w:hint="eastAsia" w:ascii="等线 Light" w:hAnsi="等线 Light" w:eastAsia="华文中宋" w:cs="Times New Roman"/>
          <w:b/>
          <w:bCs/>
          <w:sz w:val="24"/>
          <w:szCs w:val="32"/>
        </w:rPr>
      </w:pPr>
      <w:r>
        <w:rPr>
          <w:rFonts w:hint="eastAsia" w:ascii="等线 Light" w:hAnsi="等线 Light" w:eastAsia="华文中宋" w:cs="Times New Roman"/>
          <w:b/>
          <w:bCs/>
          <w:sz w:val="24"/>
          <w:szCs w:val="32"/>
        </w:rPr>
        <w:t>2、性能规定</w:t>
      </w:r>
      <w:bookmarkEnd w:id="18"/>
    </w:p>
    <w:p w14:paraId="0C67A226">
      <w:pPr>
        <w:keepNext/>
        <w:keepLines/>
        <w:spacing w:before="260" w:after="260" w:line="416" w:lineRule="auto"/>
        <w:outlineLvl w:val="2"/>
        <w:rPr>
          <w:rFonts w:hint="eastAsia" w:ascii="华文中宋" w:hAnsi="华文中宋" w:eastAsia="华文中宋" w:cs="Times New Roman"/>
          <w:b/>
          <w:bCs/>
          <w:sz w:val="22"/>
          <w:szCs w:val="22"/>
        </w:rPr>
      </w:pPr>
      <w:r>
        <w:rPr>
          <w:rFonts w:ascii="华文中宋" w:hAnsi="华文中宋" w:eastAsia="华文中宋" w:cs="Times New Roman"/>
          <w:b/>
          <w:bCs/>
          <w:sz w:val="22"/>
          <w:szCs w:val="22"/>
        </w:rPr>
        <w:tab/>
      </w:r>
      <w:bookmarkStart w:id="19" w:name="_Toc148635501"/>
      <w:r>
        <w:rPr>
          <w:rFonts w:ascii="华文中宋" w:hAnsi="华文中宋" w:eastAsia="华文中宋" w:cs="Times New Roman"/>
          <w:b/>
          <w:bCs/>
          <w:sz w:val="22"/>
          <w:szCs w:val="22"/>
        </w:rPr>
        <w:t>2.1</w:t>
      </w:r>
      <w:r>
        <w:rPr>
          <w:rFonts w:hint="eastAsia" w:ascii="华文中宋" w:hAnsi="华文中宋" w:eastAsia="华文中宋" w:cs="Times New Roman"/>
          <w:b/>
          <w:bCs/>
          <w:sz w:val="22"/>
          <w:szCs w:val="22"/>
        </w:rPr>
        <w:t>精度</w:t>
      </w:r>
      <w:bookmarkEnd w:id="19"/>
    </w:p>
    <w:p w14:paraId="7EC43ED4">
      <w:pPr>
        <w:spacing w:line="360" w:lineRule="auto"/>
        <w:ind w:firstLine="420"/>
        <w:rPr>
          <w:rFonts w:hint="eastAsia" w:ascii="宋体" w:hAnsi="宋体" w:eastAsia="宋体" w:cs="Times New Roman"/>
          <w:szCs w:val="22"/>
        </w:rPr>
      </w:pPr>
      <w:r>
        <w:rPr>
          <w:rFonts w:hint="eastAsia" w:ascii="宋体" w:hAnsi="宋体" w:eastAsia="宋体" w:cs="Times New Roman"/>
          <w:szCs w:val="22"/>
          <w:lang w:eastAsia="zh"/>
        </w:rPr>
        <w:t>用户</w:t>
      </w:r>
      <w:r>
        <w:rPr>
          <w:rFonts w:hint="eastAsia" w:ascii="宋体" w:hAnsi="宋体" w:eastAsia="宋体" w:cs="Times New Roman"/>
          <w:szCs w:val="22"/>
        </w:rPr>
        <w:t>信息、</w:t>
      </w:r>
      <w:r>
        <w:rPr>
          <w:rFonts w:hint="eastAsia" w:ascii="宋体" w:hAnsi="宋体" w:eastAsia="宋体" w:cs="Times New Roman"/>
          <w:szCs w:val="22"/>
          <w:lang w:eastAsia="zh"/>
        </w:rPr>
        <w:t>菜品</w:t>
      </w:r>
      <w:r>
        <w:rPr>
          <w:rFonts w:hint="eastAsia" w:ascii="宋体" w:hAnsi="宋体" w:eastAsia="宋体" w:cs="Times New Roman"/>
          <w:szCs w:val="22"/>
        </w:rPr>
        <w:t>信息、评论都需要按照符合条件的输入进行保存，否则提示重新输入。</w:t>
      </w:r>
    </w:p>
    <w:p w14:paraId="49AB3F9B">
      <w:pPr>
        <w:rPr>
          <w:rFonts w:hint="eastAsia" w:ascii="等线" w:hAnsi="等线" w:eastAsia="等线" w:cs="Times New Roman"/>
          <w:szCs w:val="22"/>
        </w:rPr>
      </w:pPr>
    </w:p>
    <w:p w14:paraId="49B3E910">
      <w:pPr>
        <w:keepNext/>
        <w:keepLines/>
        <w:spacing w:before="260" w:after="260" w:line="416" w:lineRule="auto"/>
        <w:outlineLvl w:val="2"/>
        <w:rPr>
          <w:rFonts w:hint="eastAsia" w:ascii="华文中宋" w:hAnsi="华文中宋" w:eastAsia="华文中宋" w:cs="Times New Roman"/>
          <w:b/>
          <w:bCs/>
          <w:sz w:val="22"/>
          <w:szCs w:val="22"/>
        </w:rPr>
      </w:pPr>
      <w:r>
        <w:rPr>
          <w:rFonts w:ascii="华文中宋" w:hAnsi="华文中宋" w:eastAsia="华文中宋" w:cs="Times New Roman"/>
          <w:b/>
          <w:bCs/>
          <w:sz w:val="22"/>
          <w:szCs w:val="22"/>
        </w:rPr>
        <w:tab/>
      </w:r>
      <w:bookmarkStart w:id="20" w:name="_Toc148635502"/>
      <w:r>
        <w:rPr>
          <w:rFonts w:ascii="华文中宋" w:hAnsi="华文中宋" w:eastAsia="华文中宋" w:cs="Times New Roman"/>
          <w:b/>
          <w:bCs/>
          <w:sz w:val="22"/>
          <w:szCs w:val="22"/>
        </w:rPr>
        <w:t>2.2</w:t>
      </w:r>
      <w:r>
        <w:rPr>
          <w:rFonts w:hint="eastAsia" w:ascii="华文中宋" w:hAnsi="华文中宋" w:eastAsia="华文中宋" w:cs="Times New Roman"/>
          <w:b/>
          <w:bCs/>
          <w:sz w:val="22"/>
          <w:szCs w:val="22"/>
        </w:rPr>
        <w:t>时间特性要求</w:t>
      </w:r>
      <w:bookmarkEnd w:id="20"/>
    </w:p>
    <w:p w14:paraId="1600D6CB">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rPr>
        <w:t>服务器响应时间：小于1.5秒；</w:t>
      </w:r>
    </w:p>
    <w:p w14:paraId="393CE444">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rPr>
        <w:t>注册信息验证发送时间：小于2秒；</w:t>
      </w:r>
    </w:p>
    <w:p w14:paraId="700DD938">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rPr>
        <w:t>账户登陆响应时间：小于1秒；</w:t>
      </w:r>
    </w:p>
    <w:p w14:paraId="5E533559">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上架菜品</w:t>
      </w:r>
      <w:r>
        <w:rPr>
          <w:rFonts w:hint="eastAsia" w:ascii="宋体" w:hAnsi="宋体" w:eastAsia="宋体" w:cs="Times New Roman"/>
          <w:szCs w:val="22"/>
        </w:rPr>
        <w:t>处理时间：小于1秒；</w:t>
      </w:r>
    </w:p>
    <w:p w14:paraId="393288D9">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下架菜品</w:t>
      </w:r>
      <w:r>
        <w:rPr>
          <w:rFonts w:hint="eastAsia" w:ascii="宋体" w:hAnsi="宋体" w:eastAsia="宋体" w:cs="Times New Roman"/>
          <w:szCs w:val="22"/>
        </w:rPr>
        <w:t>处理时间：小于1秒；</w:t>
      </w:r>
    </w:p>
    <w:p w14:paraId="62B8CDCA">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修改菜品信息</w:t>
      </w:r>
      <w:r>
        <w:rPr>
          <w:rFonts w:hint="eastAsia" w:ascii="宋体" w:hAnsi="宋体" w:eastAsia="宋体" w:cs="Times New Roman"/>
          <w:szCs w:val="22"/>
        </w:rPr>
        <w:t>处理时间：小于1秒；</w:t>
      </w:r>
    </w:p>
    <w:p w14:paraId="66BB99DE">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查看菜品信息</w:t>
      </w:r>
      <w:r>
        <w:rPr>
          <w:rFonts w:hint="eastAsia" w:ascii="宋体" w:hAnsi="宋体" w:eastAsia="宋体" w:cs="Times New Roman"/>
          <w:szCs w:val="22"/>
        </w:rPr>
        <w:t>处理时间：小于1秒；</w:t>
      </w:r>
    </w:p>
    <w:p w14:paraId="460AD189">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搜索菜品</w:t>
      </w:r>
      <w:r>
        <w:rPr>
          <w:rFonts w:hint="eastAsia" w:ascii="宋体" w:hAnsi="宋体" w:eastAsia="宋体" w:cs="Times New Roman"/>
          <w:szCs w:val="22"/>
        </w:rPr>
        <w:t>处理时间：小于1秒；</w:t>
      </w:r>
    </w:p>
    <w:p w14:paraId="28154039">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收藏菜品</w:t>
      </w:r>
      <w:r>
        <w:rPr>
          <w:rFonts w:hint="eastAsia" w:ascii="宋体" w:hAnsi="宋体" w:eastAsia="宋体" w:cs="Times New Roman"/>
          <w:szCs w:val="22"/>
        </w:rPr>
        <w:t>处理时间：小于1秒；</w:t>
      </w:r>
    </w:p>
    <w:p w14:paraId="524DA12C">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取消收藏菜品</w:t>
      </w:r>
      <w:r>
        <w:rPr>
          <w:rFonts w:hint="eastAsia" w:ascii="宋体" w:hAnsi="宋体" w:eastAsia="宋体" w:cs="Times New Roman"/>
          <w:szCs w:val="22"/>
        </w:rPr>
        <w:t>处理时间：小于1秒；</w:t>
      </w:r>
    </w:p>
    <w:p w14:paraId="072D065B">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查看收藏菜品</w:t>
      </w:r>
      <w:r>
        <w:rPr>
          <w:rFonts w:hint="eastAsia" w:ascii="宋体" w:hAnsi="宋体" w:eastAsia="宋体" w:cs="Times New Roman"/>
          <w:szCs w:val="22"/>
        </w:rPr>
        <w:t>处理时间：小于2秒；</w:t>
      </w:r>
    </w:p>
    <w:p w14:paraId="65597DB7">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添加菜品至购物车</w:t>
      </w:r>
      <w:r>
        <w:rPr>
          <w:rFonts w:hint="eastAsia" w:ascii="宋体" w:hAnsi="宋体" w:eastAsia="宋体" w:cs="Times New Roman"/>
          <w:szCs w:val="22"/>
        </w:rPr>
        <w:t>处理时间：小于1秒；</w:t>
      </w:r>
    </w:p>
    <w:p w14:paraId="3538B936">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移除购物车中菜品</w:t>
      </w:r>
      <w:r>
        <w:rPr>
          <w:rFonts w:hint="eastAsia" w:ascii="宋体" w:hAnsi="宋体" w:eastAsia="宋体" w:cs="Times New Roman"/>
          <w:szCs w:val="22"/>
        </w:rPr>
        <w:t>处理时间：小于一秒；</w:t>
      </w:r>
    </w:p>
    <w:p w14:paraId="5C261D63">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rPr>
        <w:t>收藏</w:t>
      </w:r>
      <w:r>
        <w:rPr>
          <w:rFonts w:hint="eastAsia" w:ascii="宋体" w:hAnsi="宋体" w:eastAsia="宋体" w:cs="Times New Roman"/>
          <w:szCs w:val="22"/>
          <w:lang w:eastAsia="zh"/>
        </w:rPr>
        <w:t>菜品</w:t>
      </w:r>
      <w:r>
        <w:rPr>
          <w:rFonts w:hint="eastAsia" w:ascii="宋体" w:hAnsi="宋体" w:eastAsia="宋体" w:cs="Times New Roman"/>
          <w:szCs w:val="22"/>
        </w:rPr>
        <w:t>处理时间：小于1秒；</w:t>
      </w:r>
    </w:p>
    <w:p w14:paraId="3D4257D3">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rPr>
        <w:t>取消收藏</w:t>
      </w:r>
      <w:r>
        <w:rPr>
          <w:rFonts w:hint="eastAsia" w:ascii="宋体" w:hAnsi="宋体" w:eastAsia="宋体" w:cs="Times New Roman"/>
          <w:szCs w:val="22"/>
          <w:lang w:eastAsia="zh"/>
        </w:rPr>
        <w:t>菜品</w:t>
      </w:r>
      <w:r>
        <w:rPr>
          <w:rFonts w:hint="eastAsia" w:ascii="宋体" w:hAnsi="宋体" w:eastAsia="宋体" w:cs="Times New Roman"/>
          <w:szCs w:val="22"/>
        </w:rPr>
        <w:t>处理时间：小于1秒；</w:t>
      </w:r>
    </w:p>
    <w:p w14:paraId="353012F8">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查看收藏菜品处理时间：</w:t>
      </w:r>
      <w:r>
        <w:rPr>
          <w:rFonts w:hint="eastAsia" w:ascii="宋体" w:hAnsi="宋体" w:eastAsia="宋体" w:cs="Times New Roman"/>
          <w:szCs w:val="22"/>
        </w:rPr>
        <w:t>小于1秒；</w:t>
      </w:r>
    </w:p>
    <w:p w14:paraId="10547B5B">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查看购物车</w:t>
      </w:r>
      <w:r>
        <w:rPr>
          <w:rFonts w:hint="eastAsia" w:ascii="宋体" w:hAnsi="宋体" w:eastAsia="宋体" w:cs="Times New Roman"/>
          <w:szCs w:val="22"/>
        </w:rPr>
        <w:t>处理时间：小于1秒；</w:t>
      </w:r>
    </w:p>
    <w:p w14:paraId="140CFB92">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提交订单</w:t>
      </w:r>
      <w:r>
        <w:rPr>
          <w:rFonts w:hint="eastAsia" w:ascii="宋体" w:hAnsi="宋体" w:eastAsia="宋体" w:cs="Times New Roman"/>
          <w:szCs w:val="22"/>
        </w:rPr>
        <w:t>处理时间：小于1秒；</w:t>
      </w:r>
    </w:p>
    <w:p w14:paraId="511BDBA4">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查看历史订单</w:t>
      </w:r>
      <w:r>
        <w:rPr>
          <w:rFonts w:hint="eastAsia" w:ascii="宋体" w:hAnsi="宋体" w:eastAsia="宋体" w:cs="Times New Roman"/>
          <w:szCs w:val="22"/>
        </w:rPr>
        <w:t>处理时间：小于1秒；</w:t>
      </w:r>
    </w:p>
    <w:p w14:paraId="34C606FC">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发表评论</w:t>
      </w:r>
      <w:r>
        <w:rPr>
          <w:rFonts w:hint="eastAsia" w:ascii="宋体" w:hAnsi="宋体" w:eastAsia="宋体" w:cs="Times New Roman"/>
          <w:szCs w:val="22"/>
        </w:rPr>
        <w:t>处理时间：小于1秒；</w:t>
      </w:r>
    </w:p>
    <w:p w14:paraId="2C06B44F">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删除评论</w:t>
      </w:r>
      <w:r>
        <w:rPr>
          <w:rFonts w:hint="eastAsia" w:ascii="宋体" w:hAnsi="宋体" w:eastAsia="宋体" w:cs="Times New Roman"/>
          <w:szCs w:val="22"/>
        </w:rPr>
        <w:t>信息处理时间：小于1秒；</w:t>
      </w:r>
    </w:p>
    <w:p w14:paraId="18400E79">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查看评论</w:t>
      </w:r>
      <w:r>
        <w:rPr>
          <w:rFonts w:hint="eastAsia" w:ascii="宋体" w:hAnsi="宋体" w:eastAsia="宋体" w:cs="Times New Roman"/>
          <w:szCs w:val="22"/>
        </w:rPr>
        <w:t>处理时间：小于1秒；</w:t>
      </w:r>
    </w:p>
    <w:p w14:paraId="6C77EE47">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点赞评论</w:t>
      </w:r>
      <w:r>
        <w:rPr>
          <w:rFonts w:hint="eastAsia" w:ascii="宋体" w:hAnsi="宋体" w:eastAsia="宋体" w:cs="Times New Roman"/>
          <w:szCs w:val="22"/>
        </w:rPr>
        <w:t>处理时间：小于1秒；</w:t>
      </w:r>
    </w:p>
    <w:p w14:paraId="4FFD0E15">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取消点赞评论</w:t>
      </w:r>
      <w:r>
        <w:rPr>
          <w:rFonts w:hint="eastAsia" w:ascii="宋体" w:hAnsi="宋体" w:eastAsia="宋体" w:cs="Times New Roman"/>
          <w:szCs w:val="22"/>
        </w:rPr>
        <w:t>处理时间：小于1秒；</w:t>
      </w:r>
    </w:p>
    <w:p w14:paraId="3A1211DF">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rPr>
        <w:t>找回密码</w:t>
      </w:r>
      <w:r>
        <w:rPr>
          <w:rFonts w:hint="eastAsia" w:ascii="宋体" w:hAnsi="宋体" w:eastAsia="宋体" w:cs="Times New Roman"/>
          <w:szCs w:val="22"/>
        </w:rPr>
        <w:t>响应时间：小于1秒；</w:t>
      </w:r>
    </w:p>
    <w:p w14:paraId="4F7F881D">
      <w:pPr>
        <w:numPr>
          <w:ilvl w:val="0"/>
          <w:numId w:val="2"/>
        </w:numPr>
        <w:spacing w:line="360" w:lineRule="auto"/>
        <w:rPr>
          <w:rFonts w:hint="eastAsia" w:ascii="宋体" w:hAnsi="宋体" w:eastAsia="宋体" w:cs="Times New Roman"/>
          <w:szCs w:val="22"/>
          <w:woUserID w:val="3"/>
        </w:rPr>
      </w:pPr>
      <w:r>
        <w:rPr>
          <w:rFonts w:hint="eastAsia" w:ascii="宋体" w:hAnsi="宋体" w:eastAsia="宋体" w:cs="Times New Roman"/>
          <w:szCs w:val="22"/>
          <w:lang w:eastAsia="zh"/>
          <w:woUserID w:val="3"/>
        </w:rPr>
        <w:t>增加菜单</w:t>
      </w:r>
      <w:r>
        <w:rPr>
          <w:rFonts w:hint="eastAsia" w:ascii="宋体" w:hAnsi="宋体" w:eastAsia="宋体" w:cs="Times New Roman"/>
          <w:szCs w:val="22"/>
          <w:woUserID w:val="3"/>
        </w:rPr>
        <w:t>处理时间：小于1秒；</w:t>
      </w:r>
    </w:p>
    <w:p w14:paraId="199B2665">
      <w:pPr>
        <w:numPr>
          <w:ilvl w:val="0"/>
          <w:numId w:val="2"/>
        </w:numPr>
        <w:spacing w:line="360" w:lineRule="auto"/>
        <w:rPr>
          <w:rFonts w:hint="eastAsia" w:ascii="宋体" w:hAnsi="宋体" w:eastAsia="宋体" w:cs="Times New Roman"/>
          <w:szCs w:val="22"/>
          <w:woUserID w:val="3"/>
        </w:rPr>
      </w:pPr>
      <w:r>
        <w:rPr>
          <w:rFonts w:hint="eastAsia" w:ascii="宋体" w:hAnsi="宋体" w:eastAsia="宋体" w:cs="Times New Roman"/>
          <w:szCs w:val="22"/>
          <w:lang w:eastAsia="zh"/>
          <w:woUserID w:val="3"/>
        </w:rPr>
        <w:t>删除菜单</w:t>
      </w:r>
      <w:r>
        <w:rPr>
          <w:rFonts w:hint="eastAsia" w:ascii="宋体" w:hAnsi="宋体" w:eastAsia="宋体" w:cs="Times New Roman"/>
          <w:szCs w:val="22"/>
          <w:woUserID w:val="3"/>
        </w:rPr>
        <w:t>处理时间：小于1秒；</w:t>
      </w:r>
    </w:p>
    <w:p w14:paraId="755C5999">
      <w:pPr>
        <w:numPr>
          <w:ilvl w:val="0"/>
          <w:numId w:val="2"/>
        </w:numPr>
        <w:spacing w:line="360" w:lineRule="auto"/>
        <w:rPr>
          <w:rFonts w:hint="eastAsia" w:ascii="宋体" w:hAnsi="宋体" w:eastAsia="宋体" w:cs="Times New Roman"/>
          <w:szCs w:val="22"/>
          <w:woUserID w:val="3"/>
        </w:rPr>
      </w:pPr>
      <w:r>
        <w:rPr>
          <w:rFonts w:hint="eastAsia" w:ascii="宋体" w:hAnsi="宋体" w:eastAsia="宋体" w:cs="Times New Roman"/>
          <w:szCs w:val="22"/>
          <w:lang w:eastAsia="zh"/>
          <w:woUserID w:val="3"/>
        </w:rPr>
        <w:t>修改菜单信息</w:t>
      </w:r>
      <w:r>
        <w:rPr>
          <w:rFonts w:hint="eastAsia" w:ascii="宋体" w:hAnsi="宋体" w:eastAsia="宋体" w:cs="Times New Roman"/>
          <w:szCs w:val="22"/>
          <w:woUserID w:val="3"/>
        </w:rPr>
        <w:t>处理时间：小于1秒；</w:t>
      </w:r>
    </w:p>
    <w:p w14:paraId="44350A4F">
      <w:pPr>
        <w:numPr>
          <w:ilvl w:val="0"/>
          <w:numId w:val="2"/>
        </w:numPr>
        <w:spacing w:line="360" w:lineRule="auto"/>
        <w:rPr>
          <w:rFonts w:hint="eastAsia" w:ascii="宋体" w:hAnsi="宋体" w:eastAsia="宋体" w:cs="Times New Roman"/>
          <w:szCs w:val="22"/>
        </w:rPr>
      </w:pPr>
      <w:r>
        <w:rPr>
          <w:rFonts w:hint="eastAsia" w:ascii="宋体" w:hAnsi="宋体" w:eastAsia="宋体" w:cs="Times New Roman"/>
          <w:szCs w:val="22"/>
          <w:lang w:eastAsia="zh"/>
          <w:woUserID w:val="3"/>
        </w:rPr>
        <w:t>查看菜单信息</w:t>
      </w:r>
      <w:r>
        <w:rPr>
          <w:rFonts w:hint="eastAsia" w:ascii="宋体" w:hAnsi="宋体" w:eastAsia="宋体" w:cs="Times New Roman"/>
          <w:szCs w:val="22"/>
          <w:woUserID w:val="3"/>
        </w:rPr>
        <w:t>处理时间：小于1秒；</w:t>
      </w:r>
    </w:p>
    <w:p w14:paraId="62447479">
      <w:pPr>
        <w:rPr>
          <w:rFonts w:hint="eastAsia" w:ascii="宋体" w:hAnsi="宋体" w:eastAsia="宋体" w:cs="Times New Roman"/>
          <w:szCs w:val="22"/>
        </w:rPr>
      </w:pPr>
    </w:p>
    <w:p w14:paraId="77352556">
      <w:pPr>
        <w:keepNext/>
        <w:keepLines/>
        <w:spacing w:before="260" w:after="260" w:line="416" w:lineRule="auto"/>
        <w:outlineLvl w:val="2"/>
        <w:rPr>
          <w:rFonts w:hint="eastAsia" w:ascii="华文中宋" w:hAnsi="华文中宋" w:eastAsia="华文中宋" w:cs="Times New Roman"/>
          <w:b/>
          <w:bCs/>
          <w:sz w:val="22"/>
          <w:szCs w:val="22"/>
        </w:rPr>
      </w:pPr>
      <w:r>
        <w:rPr>
          <w:rFonts w:ascii="华文中宋" w:hAnsi="华文中宋" w:eastAsia="华文中宋" w:cs="Times New Roman"/>
          <w:b/>
          <w:bCs/>
          <w:sz w:val="22"/>
          <w:szCs w:val="22"/>
        </w:rPr>
        <w:tab/>
      </w:r>
      <w:bookmarkStart w:id="21" w:name="_Toc148635503"/>
      <w:r>
        <w:rPr>
          <w:rFonts w:ascii="华文中宋" w:hAnsi="华文中宋" w:eastAsia="华文中宋" w:cs="Times New Roman"/>
          <w:b/>
          <w:bCs/>
          <w:sz w:val="22"/>
          <w:szCs w:val="22"/>
        </w:rPr>
        <w:t>2.3</w:t>
      </w:r>
      <w:r>
        <w:rPr>
          <w:rFonts w:hint="eastAsia" w:ascii="华文中宋" w:hAnsi="华文中宋" w:eastAsia="华文中宋" w:cs="Times New Roman"/>
          <w:b/>
          <w:bCs/>
          <w:sz w:val="22"/>
          <w:szCs w:val="22"/>
        </w:rPr>
        <w:t>灵活性</w:t>
      </w:r>
      <w:bookmarkEnd w:id="21"/>
    </w:p>
    <w:p w14:paraId="4CE65D36">
      <w:pPr>
        <w:numPr>
          <w:ilvl w:val="0"/>
          <w:numId w:val="3"/>
        </w:numPr>
        <w:spacing w:line="360" w:lineRule="auto"/>
        <w:rPr>
          <w:rFonts w:hint="eastAsia" w:ascii="宋体" w:hAnsi="宋体" w:eastAsia="宋体" w:cs="Times New Roman"/>
          <w:szCs w:val="22"/>
        </w:rPr>
      </w:pPr>
      <w:r>
        <w:rPr>
          <w:rFonts w:hint="eastAsia" w:ascii="宋体" w:hAnsi="宋体" w:eastAsia="宋体" w:cs="Times New Roman"/>
          <w:szCs w:val="22"/>
        </w:rPr>
        <w:t>操作方式上的变化：可以通过电脑端或手机端的浏览器进行访问；</w:t>
      </w:r>
    </w:p>
    <w:p w14:paraId="3C92BBF5">
      <w:pPr>
        <w:numPr>
          <w:ilvl w:val="0"/>
          <w:numId w:val="3"/>
        </w:numPr>
        <w:spacing w:line="360" w:lineRule="auto"/>
        <w:rPr>
          <w:rFonts w:hint="eastAsia" w:ascii="宋体" w:hAnsi="宋体" w:eastAsia="宋体" w:cs="Times New Roman"/>
          <w:szCs w:val="22"/>
        </w:rPr>
      </w:pPr>
      <w:r>
        <w:rPr>
          <w:rFonts w:hint="eastAsia" w:ascii="宋体" w:hAnsi="宋体" w:eastAsia="宋体" w:cs="Times New Roman"/>
          <w:szCs w:val="22"/>
        </w:rPr>
        <w:t>运行环境的变化：在IE</w:t>
      </w:r>
      <w:r>
        <w:rPr>
          <w:rFonts w:ascii="宋体" w:hAnsi="宋体" w:eastAsia="宋体" w:cs="Times New Roman"/>
          <w:szCs w:val="22"/>
        </w:rPr>
        <w:t xml:space="preserve"> </w:t>
      </w:r>
      <w:r>
        <w:rPr>
          <w:rFonts w:hint="eastAsia" w:ascii="宋体" w:hAnsi="宋体" w:eastAsia="宋体" w:cs="Times New Roman"/>
          <w:szCs w:val="22"/>
        </w:rPr>
        <w:t>11、Firefox</w:t>
      </w:r>
      <w:r>
        <w:rPr>
          <w:rFonts w:ascii="宋体" w:hAnsi="宋体" w:eastAsia="宋体" w:cs="Times New Roman"/>
          <w:szCs w:val="22"/>
        </w:rPr>
        <w:t xml:space="preserve"> </w:t>
      </w:r>
      <w:r>
        <w:rPr>
          <w:rFonts w:hint="eastAsia" w:ascii="宋体" w:hAnsi="宋体" w:eastAsia="宋体" w:cs="Times New Roman"/>
          <w:szCs w:val="22"/>
        </w:rPr>
        <w:t>42、Goo</w:t>
      </w:r>
      <w:r>
        <w:rPr>
          <w:rFonts w:ascii="宋体" w:hAnsi="宋体" w:eastAsia="宋体" w:cs="Times New Roman"/>
          <w:szCs w:val="22"/>
        </w:rPr>
        <w:t xml:space="preserve">gle </w:t>
      </w:r>
      <w:r>
        <w:rPr>
          <w:rFonts w:hint="eastAsia" w:ascii="宋体" w:hAnsi="宋体" w:eastAsia="宋体" w:cs="Times New Roman"/>
          <w:szCs w:val="22"/>
        </w:rPr>
        <w:t>C</w:t>
      </w:r>
      <w:r>
        <w:rPr>
          <w:rFonts w:ascii="宋体" w:hAnsi="宋体" w:eastAsia="宋体" w:cs="Times New Roman"/>
          <w:szCs w:val="22"/>
        </w:rPr>
        <w:t>hrome</w:t>
      </w:r>
      <w:r>
        <w:rPr>
          <w:rFonts w:hint="eastAsia" w:ascii="宋体" w:hAnsi="宋体" w:eastAsia="宋体" w:cs="Times New Roman"/>
          <w:szCs w:val="22"/>
        </w:rPr>
        <w:t xml:space="preserve"> 53以上的环境进行访问；</w:t>
      </w:r>
    </w:p>
    <w:p w14:paraId="64416996">
      <w:pPr>
        <w:numPr>
          <w:ilvl w:val="0"/>
          <w:numId w:val="3"/>
        </w:numPr>
        <w:spacing w:line="360" w:lineRule="auto"/>
        <w:rPr>
          <w:rFonts w:hint="eastAsia" w:ascii="宋体" w:hAnsi="宋体" w:eastAsia="宋体" w:cs="Times New Roman"/>
          <w:szCs w:val="22"/>
        </w:rPr>
      </w:pPr>
      <w:r>
        <w:rPr>
          <w:rFonts w:hint="eastAsia" w:ascii="宋体" w:hAnsi="宋体" w:eastAsia="宋体" w:cs="Times New Roman"/>
          <w:szCs w:val="22"/>
        </w:rPr>
        <w:t>精度和有效时限的变化：精度变化要对系统的影响尽量减小；</w:t>
      </w:r>
    </w:p>
    <w:p w14:paraId="3C7C998D">
      <w:pPr>
        <w:numPr>
          <w:ilvl w:val="0"/>
          <w:numId w:val="3"/>
        </w:numPr>
        <w:spacing w:line="360" w:lineRule="auto"/>
        <w:rPr>
          <w:rFonts w:hint="eastAsia" w:ascii="宋体" w:hAnsi="宋体" w:eastAsia="宋体" w:cs="Times New Roman"/>
          <w:szCs w:val="22"/>
        </w:rPr>
      </w:pPr>
      <w:r>
        <w:rPr>
          <w:rFonts w:hint="eastAsia" w:ascii="宋体" w:hAnsi="宋体" w:eastAsia="宋体" w:cs="Times New Roman"/>
          <w:szCs w:val="22"/>
        </w:rPr>
        <w:t>计划的变化或改进：能够比较容易地根据需求进行改进。</w:t>
      </w:r>
    </w:p>
    <w:p w14:paraId="131B8BF2">
      <w:pPr>
        <w:rPr>
          <w:rFonts w:hint="eastAsia" w:ascii="等线" w:hAnsi="等线" w:eastAsia="等线" w:cs="Times New Roman"/>
          <w:szCs w:val="22"/>
        </w:rPr>
      </w:pPr>
    </w:p>
    <w:p w14:paraId="22D46E99">
      <w:pPr>
        <w:keepNext/>
        <w:keepLines/>
        <w:spacing w:before="260" w:after="260" w:line="416" w:lineRule="auto"/>
        <w:jc w:val="left"/>
        <w:outlineLvl w:val="1"/>
        <w:rPr>
          <w:rFonts w:hint="eastAsia" w:ascii="等线 Light" w:hAnsi="等线 Light" w:eastAsia="华文中宋" w:cs="Times New Roman"/>
          <w:b/>
          <w:bCs/>
          <w:sz w:val="24"/>
          <w:szCs w:val="32"/>
        </w:rPr>
      </w:pPr>
      <w:bookmarkStart w:id="22" w:name="_Toc148635504"/>
      <w:r>
        <w:rPr>
          <w:rFonts w:hint="eastAsia" w:ascii="等线 Light" w:hAnsi="等线 Light" w:eastAsia="华文中宋" w:cs="Times New Roman"/>
          <w:b/>
          <w:bCs/>
          <w:sz w:val="24"/>
          <w:szCs w:val="32"/>
        </w:rPr>
        <w:t>3、输入输出要求</w:t>
      </w:r>
      <w:bookmarkEnd w:id="22"/>
    </w:p>
    <w:p w14:paraId="4AA3B973">
      <w:pPr>
        <w:spacing w:line="360" w:lineRule="auto"/>
        <w:ind w:firstLine="420"/>
        <w:rPr>
          <w:rFonts w:hint="eastAsia" w:ascii="宋体" w:hAnsi="宋体" w:eastAsia="宋体" w:cs="Times New Roman"/>
          <w:szCs w:val="22"/>
        </w:rPr>
      </w:pPr>
      <w:r>
        <w:rPr>
          <w:rFonts w:hint="eastAsia" w:ascii="宋体" w:hAnsi="宋体" w:eastAsia="宋体" w:cs="Times New Roman"/>
          <w:szCs w:val="22"/>
        </w:rPr>
        <w:t>输入数据基本为：</w:t>
      </w:r>
      <w:r>
        <w:rPr>
          <w:rFonts w:hint="eastAsia" w:ascii="宋体" w:hAnsi="宋体" w:eastAsia="宋体" w:cs="Times New Roman"/>
          <w:szCs w:val="22"/>
          <w:lang w:eastAsia="zh"/>
        </w:rPr>
        <w:t>顾客</w:t>
      </w:r>
      <w:r>
        <w:rPr>
          <w:rFonts w:hint="eastAsia" w:ascii="宋体" w:hAnsi="宋体" w:eastAsia="宋体" w:cs="Times New Roman"/>
          <w:szCs w:val="22"/>
        </w:rPr>
        <w:t>账号、</w:t>
      </w:r>
      <w:r>
        <w:rPr>
          <w:rFonts w:hint="eastAsia" w:ascii="宋体" w:hAnsi="宋体" w:eastAsia="宋体" w:cs="Times New Roman"/>
          <w:szCs w:val="22"/>
          <w:lang w:eastAsia="zh"/>
        </w:rPr>
        <w:t>顾客</w:t>
      </w:r>
      <w:r>
        <w:rPr>
          <w:rFonts w:hint="eastAsia" w:ascii="宋体" w:hAnsi="宋体" w:eastAsia="宋体" w:cs="Times New Roman"/>
          <w:szCs w:val="22"/>
        </w:rPr>
        <w:t>密码、</w:t>
      </w:r>
      <w:r>
        <w:rPr>
          <w:rFonts w:hint="eastAsia" w:ascii="宋体" w:hAnsi="宋体" w:eastAsia="宋体" w:cs="Times New Roman"/>
          <w:szCs w:val="22"/>
          <w:lang w:eastAsia="zh"/>
        </w:rPr>
        <w:t>菜品详情</w:t>
      </w:r>
      <w:r>
        <w:rPr>
          <w:rFonts w:hint="eastAsia" w:ascii="宋体" w:hAnsi="宋体" w:eastAsia="宋体" w:cs="Times New Roman"/>
          <w:szCs w:val="22"/>
        </w:rPr>
        <w:t>、评论，以上输入均为字符串形式；输出数据基本为</w:t>
      </w:r>
      <w:r>
        <w:rPr>
          <w:rFonts w:hint="eastAsia" w:ascii="宋体" w:hAnsi="宋体" w:eastAsia="宋体" w:cs="Times New Roman"/>
          <w:szCs w:val="22"/>
          <w:lang w:eastAsia="zh"/>
        </w:rPr>
        <w:t>订单结算页面</w:t>
      </w:r>
      <w:r>
        <w:rPr>
          <w:rFonts w:hint="eastAsia" w:ascii="宋体" w:hAnsi="宋体" w:eastAsia="宋体" w:cs="Times New Roman"/>
          <w:szCs w:val="22"/>
        </w:rPr>
        <w:t>、收藏的</w:t>
      </w:r>
      <w:r>
        <w:rPr>
          <w:rFonts w:hint="eastAsia" w:ascii="宋体" w:hAnsi="宋体" w:eastAsia="宋体" w:cs="Times New Roman"/>
          <w:szCs w:val="22"/>
          <w:lang w:eastAsia="zh"/>
        </w:rPr>
        <w:t>菜品</w:t>
      </w:r>
      <w:r>
        <w:rPr>
          <w:rFonts w:hint="eastAsia" w:ascii="宋体" w:hAnsi="宋体" w:eastAsia="宋体" w:cs="Times New Roman"/>
          <w:szCs w:val="22"/>
        </w:rPr>
        <w:t>界面、发布的</w:t>
      </w:r>
      <w:r>
        <w:rPr>
          <w:rFonts w:hint="eastAsia" w:ascii="宋体" w:hAnsi="宋体" w:eastAsia="宋体" w:cs="Times New Roman"/>
          <w:szCs w:val="22"/>
          <w:lang w:eastAsia="zh"/>
        </w:rPr>
        <w:t>菜品页面</w:t>
      </w:r>
      <w:r>
        <w:rPr>
          <w:rFonts w:hint="eastAsia" w:ascii="宋体" w:hAnsi="宋体" w:eastAsia="宋体" w:cs="Times New Roman"/>
          <w:szCs w:val="22"/>
        </w:rPr>
        <w:t>、发表的评论。</w:t>
      </w:r>
    </w:p>
    <w:p w14:paraId="060E50C4">
      <w:pPr>
        <w:rPr>
          <w:rFonts w:hint="eastAsia" w:ascii="宋体" w:hAnsi="宋体" w:eastAsia="宋体" w:cs="Times New Roman"/>
          <w:szCs w:val="22"/>
        </w:rPr>
      </w:pPr>
    </w:p>
    <w:p w14:paraId="6E3D1677">
      <w:pPr>
        <w:keepNext/>
        <w:keepLines/>
        <w:spacing w:before="260" w:after="260" w:line="416" w:lineRule="auto"/>
        <w:jc w:val="left"/>
        <w:outlineLvl w:val="1"/>
        <w:rPr>
          <w:rFonts w:hint="eastAsia" w:ascii="等线 Light" w:hAnsi="等线 Light" w:eastAsia="华文中宋" w:cs="Times New Roman"/>
          <w:b/>
          <w:bCs/>
          <w:sz w:val="24"/>
          <w:szCs w:val="32"/>
        </w:rPr>
      </w:pPr>
      <w:bookmarkStart w:id="23" w:name="_Toc148635505"/>
      <w:r>
        <w:rPr>
          <w:rFonts w:hint="eastAsia" w:ascii="等线 Light" w:hAnsi="等线 Light" w:eastAsia="华文中宋" w:cs="Times New Roman"/>
          <w:b/>
          <w:bCs/>
          <w:sz w:val="24"/>
          <w:szCs w:val="32"/>
        </w:rPr>
        <w:t>4、数据管理能力要求</w:t>
      </w:r>
      <w:bookmarkEnd w:id="23"/>
    </w:p>
    <w:p w14:paraId="3893B3F7">
      <w:pPr>
        <w:spacing w:line="360" w:lineRule="auto"/>
        <w:ind w:firstLine="420"/>
        <w:rPr>
          <w:rFonts w:hint="eastAsia" w:ascii="宋体" w:hAnsi="宋体" w:eastAsia="宋体" w:cs="Times New Roman"/>
          <w:szCs w:val="22"/>
        </w:rPr>
      </w:pPr>
      <w:r>
        <w:rPr>
          <w:rFonts w:hint="eastAsia" w:ascii="宋体" w:hAnsi="宋体" w:eastAsia="宋体" w:cs="Times New Roman"/>
          <w:szCs w:val="22"/>
        </w:rPr>
        <w:t>需要管理的记录个数约1万。其中分为多个表和文卷，其大小规模为：500左右。</w:t>
      </w:r>
    </w:p>
    <w:p w14:paraId="156BD164">
      <w:pPr>
        <w:rPr>
          <w:rFonts w:hint="eastAsia" w:ascii="宋体" w:hAnsi="宋体" w:eastAsia="宋体" w:cs="Times New Roman"/>
          <w:szCs w:val="22"/>
        </w:rPr>
      </w:pPr>
    </w:p>
    <w:p w14:paraId="644CA7D1">
      <w:pPr>
        <w:keepNext/>
        <w:keepLines/>
        <w:spacing w:before="260" w:after="260" w:line="416" w:lineRule="auto"/>
        <w:jc w:val="left"/>
        <w:outlineLvl w:val="1"/>
        <w:rPr>
          <w:rFonts w:hint="eastAsia" w:ascii="等线 Light" w:hAnsi="等线 Light" w:eastAsia="华文中宋" w:cs="Times New Roman"/>
          <w:b/>
          <w:bCs/>
          <w:sz w:val="24"/>
          <w:szCs w:val="32"/>
        </w:rPr>
      </w:pPr>
      <w:bookmarkStart w:id="24" w:name="_Toc148635506"/>
      <w:r>
        <w:rPr>
          <w:rFonts w:hint="eastAsia" w:ascii="等线 Light" w:hAnsi="等线 Light" w:eastAsia="华文中宋" w:cs="Times New Roman"/>
          <w:b/>
          <w:bCs/>
          <w:sz w:val="24"/>
          <w:szCs w:val="32"/>
        </w:rPr>
        <w:t>5、故障处理要求</w:t>
      </w:r>
      <w:bookmarkEnd w:id="24"/>
    </w:p>
    <w:p w14:paraId="6BCEE97F">
      <w:pPr>
        <w:spacing w:line="360" w:lineRule="auto"/>
        <w:ind w:firstLine="420"/>
        <w:rPr>
          <w:rFonts w:hint="eastAsia" w:ascii="宋体" w:hAnsi="宋体" w:eastAsia="宋体" w:cs="Times New Roman"/>
          <w:szCs w:val="22"/>
        </w:rPr>
      </w:pPr>
      <w:r>
        <w:rPr>
          <w:rFonts w:hint="eastAsia" w:ascii="宋体" w:hAnsi="宋体" w:eastAsia="宋体" w:cs="Times New Roman"/>
          <w:szCs w:val="22"/>
        </w:rPr>
        <w:t>发生错误时保证数据完整，对于数据库发生故障时要能够及时解决故障，恢复数据，以保证数据的一致性和完整性。</w:t>
      </w:r>
    </w:p>
    <w:p w14:paraId="7BE08E8A">
      <w:pPr>
        <w:rPr>
          <w:rFonts w:hint="eastAsia" w:ascii="等线" w:hAnsi="等线" w:eastAsia="等线" w:cs="Times New Roman"/>
          <w:szCs w:val="22"/>
        </w:rPr>
      </w:pPr>
    </w:p>
    <w:p w14:paraId="70C9496D">
      <w:pPr>
        <w:keepNext/>
        <w:keepLines/>
        <w:spacing w:before="260" w:after="260" w:line="416" w:lineRule="auto"/>
        <w:jc w:val="left"/>
        <w:outlineLvl w:val="1"/>
        <w:rPr>
          <w:rFonts w:hint="eastAsia" w:ascii="等线 Light" w:hAnsi="等线 Light" w:eastAsia="华文中宋" w:cs="Times New Roman"/>
          <w:b/>
          <w:bCs/>
          <w:sz w:val="24"/>
          <w:szCs w:val="32"/>
        </w:rPr>
      </w:pPr>
      <w:bookmarkStart w:id="25" w:name="_Toc148635507"/>
      <w:r>
        <w:rPr>
          <w:rFonts w:hint="eastAsia" w:ascii="等线 Light" w:hAnsi="等线 Light" w:eastAsia="华文中宋" w:cs="Times New Roman"/>
          <w:b/>
          <w:bCs/>
          <w:sz w:val="24"/>
          <w:szCs w:val="32"/>
        </w:rPr>
        <w:t>6、其他专门要求</w:t>
      </w:r>
      <w:bookmarkEnd w:id="25"/>
    </w:p>
    <w:p w14:paraId="7512E031">
      <w:pPr>
        <w:ind w:firstLine="420" w:firstLineChars="200"/>
        <w:rPr>
          <w:rFonts w:hint="eastAsia" w:ascii="宋体" w:hAnsi="宋体" w:eastAsia="宋体" w:cs="Times New Roman"/>
          <w:szCs w:val="22"/>
        </w:rPr>
      </w:pPr>
      <w:r>
        <w:rPr>
          <w:rFonts w:hint="eastAsia" w:ascii="宋体" w:hAnsi="宋体" w:eastAsia="宋体" w:cs="Times New Roman"/>
          <w:szCs w:val="22"/>
        </w:rPr>
        <w:t>无其他专门要求。</w:t>
      </w:r>
    </w:p>
    <w:p w14:paraId="702FB2E8">
      <w:pPr>
        <w:rPr>
          <w:lang w:eastAsia="zh"/>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0-25T16:16:00Z" w:initials="">
    <w:p w14:paraId="427870CE">
      <w:pPr>
        <w:pStyle w:val="3"/>
      </w:pPr>
      <w:r>
        <w:rPr>
          <w:rFonts w:hint="eastAsia"/>
        </w:rPr>
        <w:t>细说你们的做法</w:t>
      </w:r>
    </w:p>
  </w:comment>
  <w:comment w:id="1" w:author="乔耶耶耶" w:date="2025-10-27T22:12:38Z" w:initials="乔耶耶耶">
    <w:p w14:paraId="29C0AE6D">
      <w:pPr>
        <w:pStyle w:val="3"/>
        <w:rPr>
          <w:rFonts w:hint="eastAsia" w:eastAsiaTheme="minorEastAsia"/>
          <w:lang w:eastAsia="zh"/>
        </w:rPr>
      </w:pPr>
      <w:bookmarkStart w:id="26" w:name="_T3239334230_1531191286"/>
      <w:r>
        <w:rPr>
          <w:rFonts w:hint="eastAsia"/>
          <w:lang w:eastAsia="zh"/>
        </w:rPr>
        <w:t>用户通过正确回答密保问题找回自己的密码。</w:t>
      </w:r>
    </w:p>
    <w:bookmarkEnd w:id="26"/>
  </w:comment>
  <w:comment w:id="2" w:author="毛毛妈" w:date="2025-10-25T16:17:00Z" w:initials="">
    <w:p w14:paraId="0DCB9674">
      <w:pPr>
        <w:pStyle w:val="3"/>
      </w:pPr>
      <w:r>
        <w:rPr>
          <w:rFonts w:hint="eastAsia"/>
        </w:rPr>
        <w:t>分清楚菜单管理和菜品管理是不一样的</w:t>
      </w:r>
    </w:p>
    <w:p w14:paraId="1F87FCF6">
      <w:pPr>
        <w:pStyle w:val="3"/>
      </w:pPr>
      <w:r>
        <w:rPr>
          <w:rFonts w:hint="eastAsia"/>
        </w:rPr>
        <w:t>菜品管理围绕菜品信息，菜单不是菜品</w:t>
      </w:r>
    </w:p>
    <w:p w14:paraId="3AF5D8B3">
      <w:pPr>
        <w:pStyle w:val="3"/>
      </w:pPr>
      <w:r>
        <w:rPr>
          <w:rFonts w:hint="eastAsia"/>
        </w:rPr>
        <w:t>比如，有的饭店有冷菜单，热菜单，酒水单。。。</w:t>
      </w:r>
    </w:p>
    <w:p w14:paraId="292A19C9">
      <w:pPr>
        <w:pStyle w:val="3"/>
        <w:rPr>
          <w:rFonts w:hint="eastAsia"/>
        </w:rPr>
      </w:pPr>
      <w:r>
        <w:rPr>
          <w:rFonts w:hint="eastAsia"/>
        </w:rPr>
        <w:t>不要搞复杂了</w:t>
      </w:r>
    </w:p>
  </w:comment>
  <w:comment w:id="3" w:author="茵" w:date="2025-10-29T10:26:19Z" w:initials="">
    <w:p w14:paraId="0B82AC92">
      <w:pPr>
        <w:pStyle w:val="3"/>
        <w:rPr>
          <w:rFonts w:hint="eastAsia" w:eastAsiaTheme="minorEastAsia"/>
          <w:lang w:eastAsia="zh"/>
        </w:rPr>
      </w:pPr>
      <w:bookmarkStart w:id="27" w:name="_T2702593739_238705734"/>
      <w:r>
        <w:rPr>
          <w:rFonts w:hint="eastAsia"/>
          <w:lang w:eastAsia="zh"/>
        </w:rPr>
        <w:t>已单独增加菜单管理，与菜品管理分开</w:t>
      </w:r>
    </w:p>
    <w:bookmarkEnd w:id="27"/>
  </w:comment>
  <w:comment w:id="4" w:author="毛毛妈" w:date="2025-10-25T16:19:00Z" w:initials="">
    <w:p w14:paraId="78161B38">
      <w:pPr>
        <w:pStyle w:val="3"/>
        <w:rPr>
          <w:rFonts w:hint="eastAsia"/>
        </w:rPr>
      </w:pPr>
      <w:r>
        <w:rPr>
          <w:rFonts w:hint="eastAsia"/>
        </w:rPr>
        <w:t>以后打算怎么实现购物车这个对象？和正式订单在设计上有啥考虑？先想一想。</w:t>
      </w:r>
    </w:p>
  </w:comment>
  <w:comment w:id="5" w:author="乔耶耶耶" w:date="2025-10-27T22:07:12Z" w:initials="乔耶耶耶">
    <w:p w14:paraId="35DBDCEF">
      <w:pPr>
        <w:pStyle w:val="3"/>
        <w:rPr>
          <w:rFonts w:hint="eastAsia" w:eastAsiaTheme="minorEastAsia"/>
          <w:lang w:eastAsia="zh"/>
        </w:rPr>
      </w:pPr>
      <w:bookmarkStart w:id="28" w:name="_T2165592080_1531191286"/>
      <w:r>
        <w:rPr>
          <w:rFonts w:hint="eastAsia"/>
          <w:lang w:eastAsia="zh"/>
        </w:rPr>
        <w:t>购物车作为临时订单，和正式订单共用一个对象</w:t>
      </w:r>
    </w:p>
    <w:bookmarkEnd w:id="28"/>
  </w:comment>
  <w:comment w:id="6" w:author="毛毛妈" w:date="2025-10-25T16:22:00Z" w:initials="">
    <w:p w14:paraId="20F7056A">
      <w:pPr>
        <w:pStyle w:val="3"/>
      </w:pPr>
      <w:r>
        <w:rPr>
          <w:rFonts w:hint="eastAsia"/>
        </w:rPr>
        <w:t>点赞是点赞，不应该放到评论一起，上课讲过点赞的问题</w:t>
      </w:r>
    </w:p>
    <w:p w14:paraId="72539A5E">
      <w:pPr>
        <w:pStyle w:val="3"/>
        <w:rPr>
          <w:rFonts w:hint="eastAsia"/>
        </w:rPr>
      </w:pPr>
      <w:r>
        <w:rPr>
          <w:rFonts w:hint="eastAsia"/>
        </w:rPr>
        <w:t>点赞管理：点赞、取消点赞、查看点赞</w:t>
      </w:r>
    </w:p>
  </w:comment>
  <w:comment w:id="7" w:author="茵" w:date="2025-10-27T22:02:31Z" w:initials="">
    <w:p w14:paraId="012B2BB3">
      <w:pPr>
        <w:pStyle w:val="3"/>
        <w:rPr>
          <w:rFonts w:hint="eastAsia" w:eastAsiaTheme="minorEastAsia"/>
          <w:lang w:eastAsia="zh"/>
        </w:rPr>
      </w:pPr>
      <w:bookmarkStart w:id="29" w:name="_T2165591799_238705734"/>
      <w:r>
        <w:rPr>
          <w:rFonts w:hint="eastAsia"/>
          <w:lang w:eastAsia="zh"/>
        </w:rPr>
        <w:t>已将点赞模块单分处理</w:t>
      </w:r>
    </w:p>
    <w:bookmarkEnd w:id="29"/>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27870CE" w15:done="0"/>
  <w15:commentEx w15:paraId="29C0AE6D" w15:done="0"/>
  <w15:commentEx w15:paraId="292A19C9" w15:done="0"/>
  <w15:commentEx w15:paraId="0B82AC92" w15:done="0"/>
  <w15:commentEx w15:paraId="78161B38" w15:done="0"/>
  <w15:commentEx w15:paraId="35DBDCEF" w15:done="0"/>
  <w15:commentEx w15:paraId="72539A5E" w15:done="1"/>
  <w15:commentEx w15:paraId="012B2BB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康俪金黑W8(P)">
    <w:altName w:val="汉仪中黑KW"/>
    <w:panose1 w:val="00000000000000000000"/>
    <w:charset w:val="86"/>
    <w:family w:val="swiss"/>
    <w:pitch w:val="default"/>
    <w:sig w:usb0="00000000" w:usb1="00000000" w:usb2="00000012" w:usb3="00000000" w:csb0="00040000" w:csb1="00000000"/>
  </w:font>
  <w:font w:name="华文新魏">
    <w:panose1 w:val="02010800040101010101"/>
    <w:charset w:val="86"/>
    <w:family w:val="auto"/>
    <w:pitch w:val="default"/>
    <w:sig w:usb0="00000001" w:usb1="080F0000" w:usb2="00000000" w:usb3="00000000" w:csb0="00040000" w:csb1="00000000"/>
  </w:font>
  <w:font w:name="方正粗黑宋简体">
    <w:altName w:val="汉仪书宋二KW"/>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DE5464D"/>
    <w:multiLevelType w:val="multilevel"/>
    <w:tmpl w:val="3DE5464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759E01E5"/>
    <w:multiLevelType w:val="multilevel"/>
    <w:tmpl w:val="759E01E5"/>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毛毛妈">
    <w15:presenceInfo w15:providerId="None" w15:userId="毛毛妈"/>
  </w15:person>
  <w15:person w15:author="乔耶耶耶">
    <w15:presenceInfo w15:providerId="WPS Office" w15:userId="6012173251"/>
  </w15:person>
  <w15:person w15:author="茵">
    <w15:presenceInfo w15:providerId="WPS Office" w15:userId="36978228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D68D2"/>
    <w:rsid w:val="000C1062"/>
    <w:rsid w:val="001D4661"/>
    <w:rsid w:val="0037294F"/>
    <w:rsid w:val="00521AEE"/>
    <w:rsid w:val="007F7ECF"/>
    <w:rsid w:val="00C92D62"/>
    <w:rsid w:val="00F70CB0"/>
    <w:rsid w:val="0C8D68D2"/>
    <w:rsid w:val="0D8BF92D"/>
    <w:rsid w:val="0F6F5153"/>
    <w:rsid w:val="0FDF55C6"/>
    <w:rsid w:val="16D7EBB3"/>
    <w:rsid w:val="171F6146"/>
    <w:rsid w:val="18FD799B"/>
    <w:rsid w:val="19BA53C0"/>
    <w:rsid w:val="1DA1E818"/>
    <w:rsid w:val="1ECF97E9"/>
    <w:rsid w:val="21877910"/>
    <w:rsid w:val="257B2CEE"/>
    <w:rsid w:val="2C73B07A"/>
    <w:rsid w:val="2DD2A619"/>
    <w:rsid w:val="2DED2A74"/>
    <w:rsid w:val="2FBF33FE"/>
    <w:rsid w:val="32EFAFB0"/>
    <w:rsid w:val="36DDD263"/>
    <w:rsid w:val="36FB950D"/>
    <w:rsid w:val="37FF0EAF"/>
    <w:rsid w:val="3ABE47C0"/>
    <w:rsid w:val="3AED1017"/>
    <w:rsid w:val="3AEFEB37"/>
    <w:rsid w:val="3B5BAB89"/>
    <w:rsid w:val="3BCF5DDE"/>
    <w:rsid w:val="3BF325D2"/>
    <w:rsid w:val="3D3B8DEE"/>
    <w:rsid w:val="3DF547D3"/>
    <w:rsid w:val="3E9F962B"/>
    <w:rsid w:val="3EBB438D"/>
    <w:rsid w:val="3EFE8B09"/>
    <w:rsid w:val="3EFF5DE0"/>
    <w:rsid w:val="3F7D6585"/>
    <w:rsid w:val="3FF701E5"/>
    <w:rsid w:val="3FFCC37A"/>
    <w:rsid w:val="3FFEEEFD"/>
    <w:rsid w:val="3FFFBCD0"/>
    <w:rsid w:val="41D71A7F"/>
    <w:rsid w:val="47FBCA7D"/>
    <w:rsid w:val="49FC4102"/>
    <w:rsid w:val="4AFDF0A4"/>
    <w:rsid w:val="4BF94780"/>
    <w:rsid w:val="4D3F0806"/>
    <w:rsid w:val="4F75CFF2"/>
    <w:rsid w:val="4FCDAA6C"/>
    <w:rsid w:val="4FF9FC20"/>
    <w:rsid w:val="4FFB1584"/>
    <w:rsid w:val="4FFF2D0E"/>
    <w:rsid w:val="53C74EC6"/>
    <w:rsid w:val="56630421"/>
    <w:rsid w:val="56FF2FF4"/>
    <w:rsid w:val="57DF1A63"/>
    <w:rsid w:val="5BBA00A2"/>
    <w:rsid w:val="5BDEA807"/>
    <w:rsid w:val="5BE587A0"/>
    <w:rsid w:val="5CDF1214"/>
    <w:rsid w:val="5DDDC11B"/>
    <w:rsid w:val="5F6D0358"/>
    <w:rsid w:val="5FBF82A4"/>
    <w:rsid w:val="5FBFF01E"/>
    <w:rsid w:val="5FEB7780"/>
    <w:rsid w:val="5FED8C57"/>
    <w:rsid w:val="5FFFA31C"/>
    <w:rsid w:val="63FCA63D"/>
    <w:rsid w:val="646DE3EC"/>
    <w:rsid w:val="64DF8445"/>
    <w:rsid w:val="66FF899F"/>
    <w:rsid w:val="6ABF8B31"/>
    <w:rsid w:val="6AFFFB77"/>
    <w:rsid w:val="6BAF18D1"/>
    <w:rsid w:val="6BFA28BA"/>
    <w:rsid w:val="6BFFB4E2"/>
    <w:rsid w:val="6DBDA33D"/>
    <w:rsid w:val="6E4E4DCE"/>
    <w:rsid w:val="6EB9B0E8"/>
    <w:rsid w:val="6EEFBC9C"/>
    <w:rsid w:val="6EF92921"/>
    <w:rsid w:val="6EFA2C63"/>
    <w:rsid w:val="6FB72371"/>
    <w:rsid w:val="6FEB3042"/>
    <w:rsid w:val="6FFFE555"/>
    <w:rsid w:val="6FFFEF64"/>
    <w:rsid w:val="7277D81F"/>
    <w:rsid w:val="73D1409F"/>
    <w:rsid w:val="73F2C5A4"/>
    <w:rsid w:val="75E20BDD"/>
    <w:rsid w:val="771F650E"/>
    <w:rsid w:val="77374C44"/>
    <w:rsid w:val="774D92B3"/>
    <w:rsid w:val="7769EA32"/>
    <w:rsid w:val="779ECA1E"/>
    <w:rsid w:val="77F589DE"/>
    <w:rsid w:val="77FA1562"/>
    <w:rsid w:val="77FBBD19"/>
    <w:rsid w:val="77FF3BE7"/>
    <w:rsid w:val="77FFA0F1"/>
    <w:rsid w:val="799D5D02"/>
    <w:rsid w:val="79CF34FE"/>
    <w:rsid w:val="7AF7B4DD"/>
    <w:rsid w:val="7B77BA3F"/>
    <w:rsid w:val="7B787F2F"/>
    <w:rsid w:val="7B97F0AD"/>
    <w:rsid w:val="7BDF3013"/>
    <w:rsid w:val="7BE74014"/>
    <w:rsid w:val="7BEB658B"/>
    <w:rsid w:val="7BEDD580"/>
    <w:rsid w:val="7BFB4025"/>
    <w:rsid w:val="7BFBC3A8"/>
    <w:rsid w:val="7CB078DB"/>
    <w:rsid w:val="7D3F182A"/>
    <w:rsid w:val="7D7F1458"/>
    <w:rsid w:val="7DB544A3"/>
    <w:rsid w:val="7DB967DF"/>
    <w:rsid w:val="7DF9286C"/>
    <w:rsid w:val="7DFE9A1B"/>
    <w:rsid w:val="7E66C365"/>
    <w:rsid w:val="7E770CB5"/>
    <w:rsid w:val="7EAE057B"/>
    <w:rsid w:val="7EEF1BC2"/>
    <w:rsid w:val="7EFB8424"/>
    <w:rsid w:val="7EFCC03C"/>
    <w:rsid w:val="7EFCEE10"/>
    <w:rsid w:val="7F0780F6"/>
    <w:rsid w:val="7F6CAAE5"/>
    <w:rsid w:val="7F6E3E61"/>
    <w:rsid w:val="7F77D198"/>
    <w:rsid w:val="7F7F8598"/>
    <w:rsid w:val="7FB38D69"/>
    <w:rsid w:val="7FBF0036"/>
    <w:rsid w:val="7FD73356"/>
    <w:rsid w:val="7FD9A688"/>
    <w:rsid w:val="7FDF93B1"/>
    <w:rsid w:val="7FF3DC22"/>
    <w:rsid w:val="7FFB8CA8"/>
    <w:rsid w:val="7FFBA1EE"/>
    <w:rsid w:val="7FFD4F22"/>
    <w:rsid w:val="7FFF9C02"/>
    <w:rsid w:val="7FFFDBA6"/>
    <w:rsid w:val="8ABE6C15"/>
    <w:rsid w:val="8B172505"/>
    <w:rsid w:val="8BAAA85D"/>
    <w:rsid w:val="8BAE6E4D"/>
    <w:rsid w:val="8E6F7B89"/>
    <w:rsid w:val="94E9DF51"/>
    <w:rsid w:val="97DB69A0"/>
    <w:rsid w:val="9B874C57"/>
    <w:rsid w:val="9CAF6879"/>
    <w:rsid w:val="9D6B726A"/>
    <w:rsid w:val="9F710B34"/>
    <w:rsid w:val="A3FF994E"/>
    <w:rsid w:val="A7B7C434"/>
    <w:rsid w:val="A7FBEF1A"/>
    <w:rsid w:val="A95B98EB"/>
    <w:rsid w:val="AAF9AF1F"/>
    <w:rsid w:val="AB55CF2F"/>
    <w:rsid w:val="AB7327BD"/>
    <w:rsid w:val="AD7537DC"/>
    <w:rsid w:val="AFCFA680"/>
    <w:rsid w:val="AFDB53D7"/>
    <w:rsid w:val="AFDD9366"/>
    <w:rsid w:val="AFF5223B"/>
    <w:rsid w:val="B592785F"/>
    <w:rsid w:val="B6DF219E"/>
    <w:rsid w:val="BABB6990"/>
    <w:rsid w:val="BB428062"/>
    <w:rsid w:val="BBF55BAA"/>
    <w:rsid w:val="BCFF8F84"/>
    <w:rsid w:val="BD6B0C69"/>
    <w:rsid w:val="BDDD5946"/>
    <w:rsid w:val="BDFFFE8D"/>
    <w:rsid w:val="BEFEC116"/>
    <w:rsid w:val="BF7B82BC"/>
    <w:rsid w:val="BF7F1035"/>
    <w:rsid w:val="BF9E5649"/>
    <w:rsid w:val="BFEF9EF8"/>
    <w:rsid w:val="BFFF0D65"/>
    <w:rsid w:val="BFFFC692"/>
    <w:rsid w:val="C3DF3EB6"/>
    <w:rsid w:val="CC7467BA"/>
    <w:rsid w:val="CEF8A0B1"/>
    <w:rsid w:val="D4DD8C42"/>
    <w:rsid w:val="D5F57713"/>
    <w:rsid w:val="D6B71946"/>
    <w:rsid w:val="D7399C99"/>
    <w:rsid w:val="D7FD969C"/>
    <w:rsid w:val="D9D7BE60"/>
    <w:rsid w:val="DBF79A94"/>
    <w:rsid w:val="DC4126F0"/>
    <w:rsid w:val="DCF5A511"/>
    <w:rsid w:val="DDFD6A27"/>
    <w:rsid w:val="DE539531"/>
    <w:rsid w:val="DFBF8AB0"/>
    <w:rsid w:val="DFDE8ACC"/>
    <w:rsid w:val="DFFFA910"/>
    <w:rsid w:val="DFFFDB10"/>
    <w:rsid w:val="E3F72CE7"/>
    <w:rsid w:val="E5EE0EA9"/>
    <w:rsid w:val="E72E0DEF"/>
    <w:rsid w:val="E75FEEC0"/>
    <w:rsid w:val="E7997152"/>
    <w:rsid w:val="EAF702A7"/>
    <w:rsid w:val="EBEE8D2B"/>
    <w:rsid w:val="EBFFA79B"/>
    <w:rsid w:val="EE9F54C7"/>
    <w:rsid w:val="EF1E3B15"/>
    <w:rsid w:val="EFF45CA3"/>
    <w:rsid w:val="EFF6D474"/>
    <w:rsid w:val="EFFF4431"/>
    <w:rsid w:val="F17EB22F"/>
    <w:rsid w:val="F5B7EFCC"/>
    <w:rsid w:val="F693D55F"/>
    <w:rsid w:val="F6DD16F9"/>
    <w:rsid w:val="F76DE0AC"/>
    <w:rsid w:val="F7BD16B3"/>
    <w:rsid w:val="F7BF03F7"/>
    <w:rsid w:val="F7C79372"/>
    <w:rsid w:val="F7FF1C84"/>
    <w:rsid w:val="F7FFABC6"/>
    <w:rsid w:val="F97A8031"/>
    <w:rsid w:val="FAFC30A2"/>
    <w:rsid w:val="FAFD141D"/>
    <w:rsid w:val="FB9D8A7D"/>
    <w:rsid w:val="FBC22E8F"/>
    <w:rsid w:val="FBEBE8F3"/>
    <w:rsid w:val="FBEE1E59"/>
    <w:rsid w:val="FBFA0B0A"/>
    <w:rsid w:val="FBFB387D"/>
    <w:rsid w:val="FBFBE64F"/>
    <w:rsid w:val="FC1B2793"/>
    <w:rsid w:val="FD9A43C2"/>
    <w:rsid w:val="FDFDAE30"/>
    <w:rsid w:val="FE61E094"/>
    <w:rsid w:val="FEDA3D4A"/>
    <w:rsid w:val="FEFBC62D"/>
    <w:rsid w:val="FF5FD1B4"/>
    <w:rsid w:val="FF796946"/>
    <w:rsid w:val="FF7E2CDD"/>
    <w:rsid w:val="FF7F9C0C"/>
    <w:rsid w:val="FF9A1867"/>
    <w:rsid w:val="FFA7F045"/>
    <w:rsid w:val="FFCFE8B5"/>
    <w:rsid w:val="FFD913CC"/>
    <w:rsid w:val="FFDF2932"/>
    <w:rsid w:val="FFDF77BE"/>
    <w:rsid w:val="FFF75F11"/>
    <w:rsid w:val="FFF7A406"/>
    <w:rsid w:val="FFFB3FA0"/>
    <w:rsid w:val="FFFBD0BE"/>
    <w:rsid w:val="FFFE1D61"/>
    <w:rsid w:val="FFFEA0B4"/>
    <w:rsid w:val="FFFEB60A"/>
    <w:rsid w:val="FFFF2419"/>
    <w:rsid w:val="FFFF638F"/>
    <w:rsid w:val="FFFFE1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2"/>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annotation subject"/>
    <w:basedOn w:val="3"/>
    <w:next w:val="3"/>
    <w:link w:val="13"/>
    <w:qFormat/>
    <w:uiPriority w:val="0"/>
    <w:rPr>
      <w:b/>
      <w:bCs/>
    </w:rPr>
  </w:style>
  <w:style w:type="character" w:styleId="9">
    <w:name w:val="Strong"/>
    <w:basedOn w:val="8"/>
    <w:qFormat/>
    <w:uiPriority w:val="0"/>
    <w:rPr>
      <w:b/>
    </w:rPr>
  </w:style>
  <w:style w:type="character" w:styleId="10">
    <w:name w:val="annotation reference"/>
    <w:basedOn w:val="8"/>
    <w:qFormat/>
    <w:uiPriority w:val="0"/>
    <w:rPr>
      <w:sz w:val="21"/>
      <w:szCs w:val="21"/>
    </w:rPr>
  </w:style>
  <w:style w:type="paragraph" w:customStyle="1" w:styleId="11">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2">
    <w:name w:val="批注文字 字符"/>
    <w:basedOn w:val="8"/>
    <w:link w:val="3"/>
    <w:qFormat/>
    <w:uiPriority w:val="0"/>
    <w:rPr>
      <w:rFonts w:asciiTheme="minorHAnsi" w:hAnsiTheme="minorHAnsi" w:eastAsiaTheme="minorEastAsia" w:cstheme="minorBidi"/>
      <w:kern w:val="2"/>
      <w:sz w:val="21"/>
      <w:szCs w:val="24"/>
    </w:rPr>
  </w:style>
  <w:style w:type="character" w:customStyle="1" w:styleId="13">
    <w:name w:val="批注主题 字符"/>
    <w:basedOn w:val="12"/>
    <w:link w:val="6"/>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1224</Words>
  <Characters>6978</Characters>
  <Lines>58</Lines>
  <Paragraphs>16</Paragraphs>
  <TotalTime>0</TotalTime>
  <ScaleCrop>false</ScaleCrop>
  <LinksUpToDate>false</LinksUpToDate>
  <CharactersWithSpaces>8186</CharactersWithSpaces>
  <Application>WPS Office WWO_wpscloud_20251023191926-c3cb9a6fbd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2025-10-25T03:26:00Z</dcterms:created>
  <dc:creator>乔耶耶耶</dc:creator>
  <cp:lastModifiedBy>毛毛妈</cp:lastModifiedBy>
  <dcterms:modified xsi:type="dcterms:W3CDTF">2025-10-30T19:17:13Z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2052-12.9.0.23551</vt:lpwstr>
  </property>
  <property fmtid="{D5CDD505-2E9C-101B-9397-08002B2CF9AE}" pid="3" name="ICV">
    <vt:lpwstr>740DC832029EF2D1394903691BCF1745_43</vt:lpwstr>
  </property>
  <property fmtid="{D5CDD505-2E9C-101B-9397-08002B2CF9AE}" pid="4" name="KSOTemplateDocerSaveRecord">
    <vt:lpwstr>eyJoZGlkIjoiZWY4MzBkYzI0ZGExOTFkNjVhYTRmN2Y5YmZjYzgyMTgiLCJ1c2VySWQiOiIxNTMxMTkxMjg2In0=</vt:lpwstr>
  </property>
</Properties>
</file>