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8709" w14:textId="77777777" w:rsidR="00E754D6" w:rsidRDefault="00000000">
      <w:pPr>
        <w:rPr>
          <w:rFonts w:hint="eastAsia"/>
        </w:rPr>
      </w:pPr>
      <w:r>
        <w:rPr>
          <w:noProof/>
        </w:rPr>
        <w:drawing>
          <wp:inline distT="0" distB="0" distL="0" distR="0" wp14:anchorId="4BF24413" wp14:editId="282A6D0A">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39E07C9" w14:textId="77777777" w:rsidR="00E754D6" w:rsidRDefault="00E754D6">
      <w:pPr>
        <w:rPr>
          <w:rFonts w:hint="eastAsia"/>
        </w:rPr>
      </w:pPr>
    </w:p>
    <w:p w14:paraId="509D879B" w14:textId="77777777" w:rsidR="00E754D6" w:rsidRDefault="00E754D6">
      <w:pPr>
        <w:rPr>
          <w:rFonts w:hint="eastAsia"/>
        </w:rPr>
      </w:pPr>
    </w:p>
    <w:p w14:paraId="46681A21" w14:textId="77777777" w:rsidR="00E754D6" w:rsidRDefault="00000000">
      <w:pPr>
        <w:spacing w:before="240" w:after="480"/>
        <w:jc w:val="center"/>
        <w:textAlignment w:val="baseline"/>
        <w:rPr>
          <w:rFonts w:ascii="华康俪金黑W8(P)" w:eastAsia="华康俪金黑W8(P)" w:hAnsi="Times New Roman" w:cs="Times New Roman"/>
          <w:spacing w:val="40"/>
          <w:sz w:val="32"/>
          <w:szCs w:val="32"/>
        </w:rPr>
      </w:pPr>
      <w:r>
        <w:rPr>
          <w:rFonts w:ascii="华康俪金黑W8(P)" w:eastAsia="华康俪金黑W8(P)" w:hAnsi="Times New Roman" w:cs="Times New Roman" w:hint="eastAsia"/>
          <w:spacing w:val="40"/>
          <w:sz w:val="32"/>
          <w:szCs w:val="32"/>
        </w:rPr>
        <w:t>《软件工程原理与应用》</w:t>
      </w:r>
    </w:p>
    <w:p w14:paraId="22BF2F25" w14:textId="77777777" w:rsidR="00E754D6" w:rsidRDefault="00000000">
      <w:pPr>
        <w:spacing w:before="240" w:after="480"/>
        <w:jc w:val="center"/>
        <w:textAlignment w:val="baseline"/>
        <w:rPr>
          <w:rFonts w:ascii="华康俪金黑W8(P)" w:eastAsia="华康俪金黑W8(P)" w:hAnsi="Times New Roman" w:cs="Times New Roman"/>
          <w:spacing w:val="40"/>
          <w:sz w:val="28"/>
          <w:szCs w:val="28"/>
        </w:rPr>
      </w:pPr>
      <w:r>
        <w:rPr>
          <w:rFonts w:ascii="华康俪金黑W8(P)" w:eastAsia="华康俪金黑W8(P)" w:hAnsi="Times New Roman" w:cs="Times New Roman" w:hint="eastAsia"/>
          <w:spacing w:val="40"/>
          <w:sz w:val="28"/>
          <w:szCs w:val="28"/>
        </w:rPr>
        <w:t>需求分析报告</w:t>
      </w:r>
    </w:p>
    <w:p w14:paraId="1B80590A" w14:textId="77777777" w:rsidR="00E754D6" w:rsidRDefault="00000000">
      <w:pPr>
        <w:spacing w:before="240" w:after="480"/>
        <w:jc w:val="center"/>
        <w:textAlignment w:val="baseline"/>
        <w:rPr>
          <w:rFonts w:ascii="华文新魏" w:eastAsia="华文新魏" w:hAnsi="Times New Roman" w:cs="Times New Roman"/>
          <w:spacing w:val="40"/>
          <w:sz w:val="52"/>
          <w:szCs w:val="52"/>
        </w:rPr>
      </w:pPr>
      <w:r>
        <w:rPr>
          <w:rFonts w:ascii="华文新魏" w:eastAsia="华文新魏" w:hAnsi="Times New Roman" w:cs="Times New Roman" w:hint="eastAsia"/>
          <w:spacing w:val="40"/>
          <w:sz w:val="52"/>
          <w:szCs w:val="52"/>
        </w:rPr>
        <w:t>餐厅点餐系统</w:t>
      </w:r>
    </w:p>
    <w:tbl>
      <w:tblPr>
        <w:tblpPr w:leftFromText="180" w:rightFromText="180" w:vertAnchor="text" w:horzAnchor="margin" w:tblpXSpec="center" w:tblpY="996"/>
        <w:tblW w:w="0" w:type="auto"/>
        <w:tblCellMar>
          <w:left w:w="57" w:type="dxa"/>
          <w:right w:w="57" w:type="dxa"/>
        </w:tblCellMar>
        <w:tblLook w:val="04A0" w:firstRow="1" w:lastRow="0" w:firstColumn="1" w:lastColumn="0" w:noHBand="0" w:noVBand="1"/>
      </w:tblPr>
      <w:tblGrid>
        <w:gridCol w:w="1314"/>
        <w:gridCol w:w="5227"/>
      </w:tblGrid>
      <w:tr w:rsidR="00E754D6" w14:paraId="61B13073" w14:textId="77777777">
        <w:trPr>
          <w:trHeight w:hRule="exact" w:val="737"/>
        </w:trPr>
        <w:tc>
          <w:tcPr>
            <w:tcW w:w="0" w:type="auto"/>
            <w:vAlign w:val="bottom"/>
          </w:tcPr>
          <w:p w14:paraId="25E489C2" w14:textId="77777777" w:rsidR="00E754D6" w:rsidRDefault="00000000">
            <w:pPr>
              <w:pStyle w:val="af1"/>
              <w:spacing w:line="240" w:lineRule="auto"/>
              <w:jc w:val="left"/>
              <w:rPr>
                <w:rFonts w:ascii="方正粗黑宋简体" w:eastAsia="方正粗黑宋简体" w:hAnsi="方正粗黑宋简体" w:hint="eastAsia"/>
                <w:sz w:val="30"/>
                <w:szCs w:val="30"/>
              </w:rPr>
            </w:pPr>
            <w:bookmarkStart w:id="0" w:name="_Hlk131542945"/>
            <w:r>
              <w:rPr>
                <w:rFonts w:ascii="方正粗黑宋简体" w:eastAsia="方正粗黑宋简体" w:hAnsi="方正粗黑宋简体" w:hint="eastAsia"/>
                <w:kern w:val="0"/>
                <w:sz w:val="30"/>
                <w:szCs w:val="30"/>
              </w:rPr>
              <w:t xml:space="preserve">小 </w:t>
            </w:r>
            <w:r>
              <w:rPr>
                <w:rFonts w:ascii="方正粗黑宋简体" w:eastAsia="方正粗黑宋简体" w:hAnsi="方正粗黑宋简体"/>
                <w:kern w:val="0"/>
                <w:sz w:val="30"/>
                <w:szCs w:val="30"/>
              </w:rPr>
              <w:t xml:space="preserve">   </w:t>
            </w:r>
            <w:r>
              <w:rPr>
                <w:rFonts w:ascii="方正粗黑宋简体" w:eastAsia="方正粗黑宋简体" w:hAnsi="方正粗黑宋简体" w:hint="eastAsia"/>
                <w:kern w:val="0"/>
                <w:sz w:val="30"/>
                <w:szCs w:val="30"/>
              </w:rPr>
              <w:t>组</w:t>
            </w:r>
          </w:p>
        </w:tc>
        <w:tc>
          <w:tcPr>
            <w:tcW w:w="0" w:type="auto"/>
            <w:tcBorders>
              <w:bottom w:val="single" w:sz="4" w:space="0" w:color="auto"/>
            </w:tcBorders>
            <w:vAlign w:val="bottom"/>
          </w:tcPr>
          <w:p w14:paraId="4B85A900" w14:textId="77777777" w:rsidR="00E754D6" w:rsidRDefault="00000000">
            <w:pPr>
              <w:pStyle w:val="af2"/>
              <w:rPr>
                <w:rFonts w:ascii="华文楷体" w:eastAsia="华文楷体" w:hAnsi="华文楷体" w:hint="eastAsia"/>
                <w:lang w:eastAsia="zh"/>
              </w:rPr>
            </w:pPr>
            <w:r>
              <w:rPr>
                <w:rFonts w:ascii="华文楷体" w:eastAsia="华文楷体" w:hAnsi="华文楷体" w:hint="eastAsia"/>
              </w:rPr>
              <w:t>1</w:t>
            </w:r>
            <w:r>
              <w:rPr>
                <w:rFonts w:ascii="华文楷体" w:eastAsia="华文楷体" w:hAnsi="华文楷体"/>
              </w:rPr>
              <w:t>0</w:t>
            </w:r>
            <w:r>
              <w:rPr>
                <w:rFonts w:ascii="华文楷体" w:eastAsia="华文楷体" w:hAnsi="华文楷体" w:hint="eastAsia"/>
                <w:lang w:eastAsia="zh"/>
              </w:rPr>
              <w:t>3</w:t>
            </w:r>
            <w:r>
              <w:rPr>
                <w:rFonts w:ascii="华文楷体" w:eastAsia="华文楷体" w:hAnsi="华文楷体"/>
              </w:rPr>
              <w:t xml:space="preserve">  </w:t>
            </w:r>
            <w:r>
              <w:rPr>
                <w:rFonts w:ascii="华文楷体" w:eastAsia="华文楷体" w:hAnsi="华文楷体" w:hint="eastAsia"/>
                <w:lang w:eastAsia="zh"/>
              </w:rPr>
              <w:t>C</w:t>
            </w:r>
            <w:r>
              <w:rPr>
                <w:rFonts w:ascii="华文楷体" w:eastAsia="华文楷体" w:hAnsi="华文楷体"/>
              </w:rPr>
              <w:t xml:space="preserve"> </w:t>
            </w:r>
            <w:r>
              <w:rPr>
                <w:rFonts w:ascii="华文楷体" w:eastAsia="华文楷体" w:hAnsi="华文楷体" w:hint="eastAsia"/>
                <w:lang w:eastAsia="zh"/>
              </w:rPr>
              <w:t>冯煜寒</w:t>
            </w:r>
            <w:r>
              <w:rPr>
                <w:rFonts w:ascii="华文楷体" w:eastAsia="华文楷体" w:hAnsi="华文楷体" w:hint="eastAsia"/>
              </w:rPr>
              <w:t xml:space="preserve"> </w:t>
            </w:r>
            <w:r>
              <w:rPr>
                <w:rFonts w:ascii="华文楷体" w:eastAsia="华文楷体" w:hAnsi="华文楷体" w:hint="eastAsia"/>
                <w:lang w:eastAsia="zh"/>
              </w:rPr>
              <w:t>乔佳雪</w:t>
            </w:r>
            <w:r>
              <w:rPr>
                <w:rFonts w:ascii="华文楷体" w:eastAsia="华文楷体" w:hAnsi="华文楷体" w:hint="eastAsia"/>
              </w:rPr>
              <w:t xml:space="preserve"> </w:t>
            </w:r>
            <w:r>
              <w:rPr>
                <w:rFonts w:ascii="华文楷体" w:eastAsia="华文楷体" w:hAnsi="华文楷体" w:hint="eastAsia"/>
                <w:lang w:eastAsia="zh"/>
              </w:rPr>
              <w:t>许婷瑜 陆晓媛</w:t>
            </w:r>
          </w:p>
        </w:tc>
      </w:tr>
      <w:tr w:rsidR="00E754D6" w14:paraId="1DB446DF" w14:textId="77777777">
        <w:trPr>
          <w:trHeight w:hRule="exact" w:val="737"/>
        </w:trPr>
        <w:tc>
          <w:tcPr>
            <w:tcW w:w="0" w:type="auto"/>
            <w:vAlign w:val="bottom"/>
          </w:tcPr>
          <w:p w14:paraId="659CA89B" w14:textId="77777777" w:rsidR="00E754D6" w:rsidRDefault="00000000">
            <w:pPr>
              <w:pStyle w:val="af1"/>
              <w:spacing w:line="240" w:lineRule="auto"/>
              <w:jc w:val="center"/>
              <w:rPr>
                <w:rFonts w:ascii="方正粗黑宋简体" w:eastAsia="方正粗黑宋简体" w:hAnsi="方正粗黑宋简体" w:hint="eastAsia"/>
                <w:spacing w:val="321"/>
                <w:kern w:val="0"/>
                <w:sz w:val="30"/>
                <w:szCs w:val="30"/>
              </w:rPr>
            </w:pPr>
            <w:bookmarkStart w:id="1" w:name="_Hlk131542967"/>
            <w:bookmarkEnd w:id="0"/>
            <w:r>
              <w:rPr>
                <w:rFonts w:ascii="方正粗黑宋简体" w:eastAsia="方正粗黑宋简体" w:hAnsi="方正粗黑宋简体" w:hint="eastAsia"/>
                <w:spacing w:val="300"/>
                <w:kern w:val="0"/>
                <w:sz w:val="30"/>
                <w:szCs w:val="30"/>
                <w:fitText w:val="1200" w:id="-1165155328"/>
              </w:rPr>
              <w:t>学</w:t>
            </w:r>
            <w:r>
              <w:rPr>
                <w:rFonts w:ascii="方正粗黑宋简体" w:eastAsia="方正粗黑宋简体" w:hAnsi="方正粗黑宋简体" w:hint="eastAsia"/>
                <w:kern w:val="0"/>
                <w:sz w:val="30"/>
                <w:szCs w:val="30"/>
                <w:fitText w:val="1200" w:id="-1165155328"/>
              </w:rPr>
              <w:t>院</w:t>
            </w:r>
          </w:p>
        </w:tc>
        <w:tc>
          <w:tcPr>
            <w:tcW w:w="0" w:type="auto"/>
            <w:tcBorders>
              <w:bottom w:val="single" w:sz="4" w:space="0" w:color="auto"/>
            </w:tcBorders>
            <w:vAlign w:val="bottom"/>
          </w:tcPr>
          <w:p w14:paraId="45FD33AD" w14:textId="32E2D263" w:rsidR="00E754D6" w:rsidRDefault="00000000">
            <w:pPr>
              <w:pStyle w:val="af2"/>
              <w:rPr>
                <w:rFonts w:ascii="华文楷体" w:eastAsia="华文楷体" w:hAnsi="华文楷体" w:hint="eastAsia"/>
              </w:rPr>
            </w:pPr>
            <w:r>
              <w:rPr>
                <w:rFonts w:ascii="华文楷体" w:eastAsia="华文楷体" w:hAnsi="华文楷体" w:hint="eastAsia"/>
              </w:rPr>
              <w:t>计算机科学与技术学院/</w:t>
            </w:r>
            <w:ins w:id="2" w:author="毛毛妈" w:date="2025-11-07T19:49:00Z">
              <w:r>
                <w:rPr>
                  <w:rFonts w:ascii="华文楷体" w:eastAsia="华文楷体" w:hAnsi="华文楷体" w:hint="eastAsia"/>
                </w:rPr>
                <w:t xml:space="preserve"> </w:t>
              </w:r>
            </w:ins>
            <w:r>
              <w:rPr>
                <w:rFonts w:ascii="华文楷体" w:eastAsia="华文楷体" w:hAnsi="华文楷体" w:hint="eastAsia"/>
              </w:rPr>
              <w:t>软件学院</w:t>
            </w:r>
          </w:p>
        </w:tc>
      </w:tr>
      <w:tr w:rsidR="00E754D6" w14:paraId="6353BD96" w14:textId="77777777">
        <w:trPr>
          <w:trHeight w:hRule="exact" w:val="737"/>
        </w:trPr>
        <w:tc>
          <w:tcPr>
            <w:tcW w:w="0" w:type="auto"/>
            <w:vAlign w:val="bottom"/>
          </w:tcPr>
          <w:p w14:paraId="280F9661" w14:textId="77777777" w:rsidR="00E754D6" w:rsidRDefault="00000000">
            <w:pPr>
              <w:pStyle w:val="af1"/>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spacing w:val="300"/>
                <w:kern w:val="0"/>
                <w:sz w:val="30"/>
                <w:szCs w:val="30"/>
                <w:fitText w:val="1200" w:id="-1165155327"/>
              </w:rPr>
              <w:t>专</w:t>
            </w:r>
            <w:r>
              <w:rPr>
                <w:rFonts w:ascii="方正粗黑宋简体" w:eastAsia="方正粗黑宋简体" w:hAnsi="方正粗黑宋简体"/>
                <w:kern w:val="0"/>
                <w:sz w:val="30"/>
                <w:szCs w:val="30"/>
                <w:fitText w:val="1200" w:id="-1165155327"/>
              </w:rPr>
              <w:t>业</w:t>
            </w:r>
          </w:p>
        </w:tc>
        <w:tc>
          <w:tcPr>
            <w:tcW w:w="0" w:type="auto"/>
            <w:tcBorders>
              <w:top w:val="single" w:sz="4" w:space="0" w:color="auto"/>
              <w:bottom w:val="single" w:sz="4" w:space="0" w:color="auto"/>
            </w:tcBorders>
            <w:vAlign w:val="bottom"/>
          </w:tcPr>
          <w:p w14:paraId="7908D802" w14:textId="77777777" w:rsidR="00E754D6" w:rsidRDefault="00000000">
            <w:pPr>
              <w:pStyle w:val="af2"/>
              <w:rPr>
                <w:rFonts w:ascii="华文楷体" w:eastAsia="华文楷体" w:hAnsi="华文楷体" w:hint="eastAsia"/>
              </w:rPr>
            </w:pPr>
            <w:r>
              <w:rPr>
                <w:rFonts w:ascii="华文楷体" w:eastAsia="华文楷体" w:hAnsi="华文楷体" w:hint="eastAsia"/>
              </w:rPr>
              <w:t>计算机科学与技术</w:t>
            </w:r>
          </w:p>
        </w:tc>
      </w:tr>
      <w:tr w:rsidR="00E754D6" w14:paraId="5BE3BA44" w14:textId="77777777">
        <w:trPr>
          <w:trHeight w:hRule="exact" w:val="737"/>
        </w:trPr>
        <w:tc>
          <w:tcPr>
            <w:tcW w:w="0" w:type="auto"/>
            <w:vAlign w:val="bottom"/>
          </w:tcPr>
          <w:p w14:paraId="1E9CFCE2" w14:textId="77777777" w:rsidR="00E754D6" w:rsidRDefault="00000000">
            <w:pPr>
              <w:pStyle w:val="af1"/>
              <w:spacing w:line="240" w:lineRule="auto"/>
              <w:jc w:val="center"/>
              <w:rPr>
                <w:rFonts w:ascii="方正粗黑宋简体" w:eastAsia="方正粗黑宋简体" w:hAnsi="方正粗黑宋简体" w:hint="eastAsia"/>
                <w:spacing w:val="321"/>
                <w:kern w:val="0"/>
                <w:sz w:val="30"/>
                <w:szCs w:val="30"/>
              </w:rPr>
            </w:pPr>
            <w:r>
              <w:rPr>
                <w:rFonts w:ascii="方正粗黑宋简体" w:eastAsia="方正粗黑宋简体" w:hAnsi="方正粗黑宋简体" w:hint="eastAsia"/>
                <w:spacing w:val="300"/>
                <w:kern w:val="0"/>
                <w:sz w:val="30"/>
                <w:szCs w:val="30"/>
                <w:fitText w:val="1200" w:id="-1165155326"/>
              </w:rPr>
              <w:t>班</w:t>
            </w:r>
            <w:r>
              <w:rPr>
                <w:rFonts w:ascii="方正粗黑宋简体" w:eastAsia="方正粗黑宋简体" w:hAnsi="方正粗黑宋简体" w:hint="eastAsia"/>
                <w:kern w:val="0"/>
                <w:sz w:val="30"/>
                <w:szCs w:val="30"/>
                <w:fitText w:val="1200" w:id="-1165155326"/>
              </w:rPr>
              <w:t>级</w:t>
            </w:r>
          </w:p>
        </w:tc>
        <w:tc>
          <w:tcPr>
            <w:tcW w:w="0" w:type="auto"/>
            <w:tcBorders>
              <w:top w:val="single" w:sz="4" w:space="0" w:color="auto"/>
              <w:bottom w:val="single" w:sz="4" w:space="0" w:color="auto"/>
            </w:tcBorders>
            <w:vAlign w:val="bottom"/>
          </w:tcPr>
          <w:p w14:paraId="079E3855" w14:textId="77777777" w:rsidR="00E754D6" w:rsidRDefault="00000000">
            <w:pPr>
              <w:pStyle w:val="af2"/>
              <w:rPr>
                <w:rFonts w:ascii="华文楷体" w:eastAsia="华文楷体" w:hAnsi="华文楷体" w:hint="eastAsia"/>
                <w:lang w:eastAsia="zh"/>
              </w:rPr>
            </w:pPr>
            <w:r>
              <w:rPr>
                <w:rFonts w:ascii="华文楷体" w:eastAsia="华文楷体" w:hAnsi="华文楷体"/>
              </w:rPr>
              <w:t>162</w:t>
            </w:r>
            <w:r>
              <w:rPr>
                <w:rFonts w:ascii="华文楷体" w:eastAsia="华文楷体" w:hAnsi="华文楷体" w:hint="eastAsia"/>
                <w:lang w:eastAsia="zh"/>
              </w:rPr>
              <w:t>3</w:t>
            </w:r>
            <w:r>
              <w:rPr>
                <w:rFonts w:ascii="华文楷体" w:eastAsia="华文楷体" w:hAnsi="华文楷体"/>
              </w:rPr>
              <w:t>10</w:t>
            </w:r>
            <w:r>
              <w:rPr>
                <w:rFonts w:ascii="华文楷体" w:eastAsia="华文楷体" w:hAnsi="华文楷体" w:hint="eastAsia"/>
                <w:lang w:eastAsia="zh"/>
              </w:rPr>
              <w:t>3</w:t>
            </w:r>
          </w:p>
        </w:tc>
      </w:tr>
      <w:bookmarkEnd w:id="1"/>
    </w:tbl>
    <w:p w14:paraId="4A6DB50B" w14:textId="77777777" w:rsidR="00E754D6" w:rsidRDefault="00E754D6">
      <w:pPr>
        <w:rPr>
          <w:rFonts w:ascii="华文新魏" w:eastAsia="华文新魏" w:hAnsi="Times New Roman" w:cs="Times New Roman"/>
          <w:sz w:val="52"/>
          <w:szCs w:val="52"/>
        </w:rPr>
      </w:pPr>
    </w:p>
    <w:p w14:paraId="6DC747E0" w14:textId="77777777" w:rsidR="00E754D6" w:rsidRDefault="00E754D6">
      <w:pPr>
        <w:pStyle w:val="af1"/>
        <w:jc w:val="center"/>
        <w:rPr>
          <w:rFonts w:ascii="华文新魏" w:eastAsia="华文新魏" w:hAnsi="Times New Roman" w:cs="Times New Roman"/>
          <w:sz w:val="52"/>
          <w:szCs w:val="52"/>
        </w:rPr>
      </w:pPr>
    </w:p>
    <w:p w14:paraId="111D5743" w14:textId="77777777" w:rsidR="00E754D6" w:rsidRDefault="00E754D6">
      <w:pPr>
        <w:pStyle w:val="af1"/>
        <w:jc w:val="center"/>
        <w:rPr>
          <w:rFonts w:ascii="华文新魏" w:eastAsia="华文新魏" w:hAnsi="Times New Roman" w:cs="Times New Roman"/>
          <w:sz w:val="52"/>
          <w:szCs w:val="52"/>
        </w:rPr>
      </w:pPr>
    </w:p>
    <w:p w14:paraId="7F749CBE" w14:textId="77777777" w:rsidR="000D0C15" w:rsidRDefault="00000000">
      <w:pPr>
        <w:pStyle w:val="af1"/>
        <w:jc w:val="center"/>
        <w:rPr>
          <w:rFonts w:ascii="华文新魏" w:eastAsia="华文新魏" w:hAnsi="Times New Roman" w:cs="Times New Roman"/>
          <w:sz w:val="52"/>
          <w:szCs w:val="52"/>
        </w:rPr>
      </w:pPr>
      <w:r>
        <w:rPr>
          <w:rFonts w:ascii="华文新魏" w:eastAsia="华文新魏" w:hAnsi="Times New Roman" w:cs="Times New Roman"/>
          <w:sz w:val="52"/>
          <w:szCs w:val="52"/>
        </w:rPr>
        <w:tab/>
      </w:r>
    </w:p>
    <w:p w14:paraId="19005D72" w14:textId="77777777" w:rsidR="000D0C15" w:rsidRDefault="000D0C15">
      <w:pPr>
        <w:pStyle w:val="af1"/>
        <w:jc w:val="center"/>
        <w:rPr>
          <w:rFonts w:ascii="华文新魏" w:eastAsia="华文新魏" w:hAnsi="Times New Roman" w:cs="Times New Roman"/>
          <w:sz w:val="52"/>
          <w:szCs w:val="52"/>
        </w:rPr>
      </w:pPr>
    </w:p>
    <w:p w14:paraId="2D9F1B97" w14:textId="77777777" w:rsidR="000D0C15" w:rsidRDefault="000D0C15">
      <w:pPr>
        <w:pStyle w:val="af1"/>
        <w:jc w:val="center"/>
        <w:rPr>
          <w:rFonts w:ascii="华文新魏" w:eastAsia="华文新魏" w:hAnsi="Times New Roman" w:cs="Times New Roman"/>
          <w:sz w:val="52"/>
          <w:szCs w:val="52"/>
        </w:rPr>
      </w:pPr>
    </w:p>
    <w:p w14:paraId="2DA9549F" w14:textId="3E0DAC7D" w:rsidR="00E754D6" w:rsidRDefault="00000000">
      <w:pPr>
        <w:pStyle w:val="af1"/>
        <w:jc w:val="center"/>
        <w:rPr>
          <w:sz w:val="30"/>
          <w:szCs w:val="30"/>
        </w:rPr>
      </w:pPr>
      <w:r>
        <w:rPr>
          <w:sz w:val="30"/>
          <w:szCs w:val="30"/>
        </w:rPr>
        <w:t>二〇二</w:t>
      </w:r>
      <w:r>
        <w:rPr>
          <w:rFonts w:hint="eastAsia"/>
          <w:sz w:val="30"/>
          <w:szCs w:val="30"/>
          <w:lang w:eastAsia="zh"/>
        </w:rPr>
        <w:t>五</w:t>
      </w:r>
      <w:r>
        <w:rPr>
          <w:sz w:val="30"/>
          <w:szCs w:val="30"/>
        </w:rPr>
        <w:t>年</w:t>
      </w:r>
      <w:r>
        <w:rPr>
          <w:rFonts w:hint="eastAsia"/>
          <w:sz w:val="30"/>
          <w:szCs w:val="30"/>
        </w:rPr>
        <w:t>十一</w:t>
      </w:r>
      <w:r>
        <w:rPr>
          <w:sz w:val="30"/>
          <w:szCs w:val="30"/>
        </w:rPr>
        <w:t>月</w:t>
      </w:r>
    </w:p>
    <w:sdt>
      <w:sdtPr>
        <w:rPr>
          <w:rFonts w:asciiTheme="minorHAnsi" w:eastAsiaTheme="minorEastAsia" w:hAnsiTheme="minorHAnsi" w:cstheme="minorBidi"/>
          <w:color w:val="auto"/>
          <w:kern w:val="2"/>
          <w:sz w:val="21"/>
          <w:szCs w:val="22"/>
          <w:lang w:val="zh-CN"/>
        </w:rPr>
        <w:id w:val="691039714"/>
        <w:docPartObj>
          <w:docPartGallery w:val="Table of Contents"/>
          <w:docPartUnique/>
        </w:docPartObj>
      </w:sdtPr>
      <w:sdtEndPr>
        <w:rPr>
          <w:rStyle w:val="af"/>
          <w:rFonts w:ascii="华文中宋" w:eastAsia="华文中宋" w:hAnsi="华文中宋"/>
          <w:color w:val="0563C1" w:themeColor="hyperlink"/>
          <w:u w:val="single"/>
          <w:lang w:val="en-US"/>
        </w:rPr>
      </w:sdtEndPr>
      <w:sdtContent>
        <w:p w14:paraId="542022D7" w14:textId="77777777" w:rsidR="00E754D6" w:rsidRDefault="00000000">
          <w:pPr>
            <w:pStyle w:val="TOC10"/>
            <w:spacing w:line="360" w:lineRule="auto"/>
            <w:jc w:val="center"/>
            <w:rPr>
              <w:rFonts w:ascii="华文楷体" w:eastAsia="华文楷体" w:hAnsi="华文楷体" w:hint="eastAsia"/>
              <w:color w:val="auto"/>
              <w:lang w:val="zh-CN"/>
            </w:rPr>
          </w:pPr>
          <w:r>
            <w:rPr>
              <w:rFonts w:ascii="华文楷体" w:eastAsia="华文楷体" w:hAnsi="华文楷体" w:hint="eastAsia"/>
              <w:color w:val="auto"/>
            </w:rPr>
            <w:t>目 录</w:t>
          </w:r>
        </w:p>
        <w:p w14:paraId="6FE56C17" w14:textId="77777777" w:rsidR="00E754D6" w:rsidRDefault="00000000">
          <w:pPr>
            <w:pStyle w:val="TOC2"/>
            <w:tabs>
              <w:tab w:val="right" w:leader="dot" w:pos="8296"/>
            </w:tabs>
            <w:spacing w:line="360" w:lineRule="auto"/>
            <w:rPr>
              <w:rStyle w:val="af"/>
              <w:rFonts w:ascii="华文中宋" w:eastAsia="华文中宋" w:hAnsi="华文中宋" w:hint="eastAsia"/>
            </w:rPr>
          </w:pPr>
          <w:r>
            <w:rPr>
              <w:rStyle w:val="af"/>
              <w:rFonts w:ascii="华文中宋" w:eastAsia="华文中宋" w:hAnsi="华文中宋" w:hint="eastAsia"/>
            </w:rPr>
            <w:fldChar w:fldCharType="begin"/>
          </w:r>
          <w:r>
            <w:rPr>
              <w:rStyle w:val="af"/>
              <w:rFonts w:ascii="华文中宋" w:eastAsia="华文中宋" w:hAnsi="华文中宋" w:hint="eastAsia"/>
            </w:rPr>
            <w:instrText xml:space="preserve"> TOC \o "1-3" \h \z \u </w:instrText>
          </w:r>
          <w:r>
            <w:rPr>
              <w:rStyle w:val="af"/>
              <w:rFonts w:ascii="华文中宋" w:eastAsia="华文中宋" w:hAnsi="华文中宋" w:hint="eastAsia"/>
            </w:rPr>
            <w:fldChar w:fldCharType="separate"/>
          </w:r>
          <w:hyperlink w:anchor="_Toc149848655" w:history="1">
            <w:r>
              <w:rPr>
                <w:rStyle w:val="af"/>
                <w:rFonts w:ascii="华文中宋" w:eastAsia="华文中宋" w:hAnsi="华文中宋"/>
              </w:rPr>
              <w:t>一、引言</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_Toc149848655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3</w:t>
            </w:r>
            <w:r>
              <w:rPr>
                <w:rStyle w:val="af"/>
                <w:rFonts w:ascii="华文中宋" w:eastAsia="华文中宋" w:hAnsi="华文中宋"/>
              </w:rPr>
              <w:fldChar w:fldCharType="end"/>
            </w:r>
          </w:hyperlink>
        </w:p>
        <w:p w14:paraId="4F70B454"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56" w:history="1">
            <w:r>
              <w:rPr>
                <w:rStyle w:val="af"/>
                <w:rFonts w:ascii="华文中宋" w:eastAsia="华文中宋" w:hAnsi="华文中宋"/>
              </w:rPr>
              <w:t>1、编写目的</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_Toc149848656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3</w:t>
            </w:r>
            <w:r>
              <w:rPr>
                <w:rStyle w:val="af"/>
                <w:rFonts w:ascii="华文中宋" w:eastAsia="华文中宋" w:hAnsi="华文中宋"/>
              </w:rPr>
              <w:fldChar w:fldCharType="end"/>
            </w:r>
          </w:hyperlink>
        </w:p>
        <w:p w14:paraId="31C2CBAA"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57" w:history="1">
            <w:r>
              <w:rPr>
                <w:rStyle w:val="af"/>
                <w:rFonts w:ascii="华文中宋" w:eastAsia="华文中宋" w:hAnsi="华文中宋"/>
              </w:rPr>
              <w:t>2、背景</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_Toc149848657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3</w:t>
            </w:r>
            <w:r>
              <w:rPr>
                <w:rStyle w:val="af"/>
                <w:rFonts w:ascii="华文中宋" w:eastAsia="华文中宋" w:hAnsi="华文中宋"/>
              </w:rPr>
              <w:fldChar w:fldCharType="end"/>
            </w:r>
          </w:hyperlink>
        </w:p>
        <w:p w14:paraId="190C07BC"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58" w:history="1">
            <w:r>
              <w:rPr>
                <w:rStyle w:val="af"/>
                <w:rFonts w:ascii="华文中宋" w:eastAsia="华文中宋" w:hAnsi="华文中宋"/>
              </w:rPr>
              <w:t>3、定义</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_Toc149848658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3</w:t>
            </w:r>
            <w:r>
              <w:rPr>
                <w:rStyle w:val="af"/>
                <w:rFonts w:ascii="华文中宋" w:eastAsia="华文中宋" w:hAnsi="华文中宋"/>
              </w:rPr>
              <w:fldChar w:fldCharType="end"/>
            </w:r>
          </w:hyperlink>
        </w:p>
        <w:p w14:paraId="7D917C01"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59" w:history="1">
            <w:r>
              <w:rPr>
                <w:rStyle w:val="af"/>
                <w:rFonts w:ascii="华文中宋" w:eastAsia="华文中宋" w:hAnsi="华文中宋"/>
              </w:rPr>
              <w:t>4、参考文献</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_Toc149848659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4</w:t>
            </w:r>
            <w:r>
              <w:rPr>
                <w:rStyle w:val="af"/>
                <w:rFonts w:ascii="华文中宋" w:eastAsia="华文中宋" w:hAnsi="华文中宋"/>
              </w:rPr>
              <w:fldChar w:fldCharType="end"/>
            </w:r>
          </w:hyperlink>
        </w:p>
        <w:p w14:paraId="514F21DB"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0" w:history="1">
            <w:r>
              <w:rPr>
                <w:rStyle w:val="af"/>
                <w:rFonts w:ascii="华文中宋" w:eastAsia="华文中宋" w:hAnsi="华文中宋"/>
              </w:rPr>
              <w:t>二、系统结构模型</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_Toc149848660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5</w:t>
            </w:r>
            <w:r>
              <w:rPr>
                <w:rStyle w:val="af"/>
                <w:rFonts w:ascii="华文中宋" w:eastAsia="华文中宋" w:hAnsi="华文中宋"/>
              </w:rPr>
              <w:fldChar w:fldCharType="end"/>
            </w:r>
          </w:hyperlink>
        </w:p>
        <w:p w14:paraId="63D2B32F"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1" w:history="1">
            <w:r>
              <w:rPr>
                <w:rStyle w:val="af"/>
                <w:rFonts w:ascii="华文中宋" w:eastAsia="华文中宋" w:hAnsi="华文中宋"/>
              </w:rPr>
              <w:t>1、初始对象表</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_Toc149848661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5</w:t>
            </w:r>
            <w:r>
              <w:rPr>
                <w:rStyle w:val="af"/>
                <w:rFonts w:ascii="华文中宋" w:eastAsia="华文中宋" w:hAnsi="华文中宋"/>
              </w:rPr>
              <w:fldChar w:fldCharType="end"/>
            </w:r>
          </w:hyperlink>
        </w:p>
        <w:p w14:paraId="2531101B"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2" w:history="1">
            <w:r>
              <w:rPr>
                <w:rStyle w:val="af"/>
                <w:rFonts w:ascii="华文中宋" w:eastAsia="华文中宋" w:hAnsi="华文中宋"/>
              </w:rPr>
              <w:t>2、初始类图</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_Toc149848662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6</w:t>
            </w:r>
            <w:r>
              <w:rPr>
                <w:rStyle w:val="af"/>
                <w:rFonts w:ascii="华文中宋" w:eastAsia="华文中宋" w:hAnsi="华文中宋"/>
              </w:rPr>
              <w:fldChar w:fldCharType="end"/>
            </w:r>
          </w:hyperlink>
        </w:p>
        <w:p w14:paraId="6643A337"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3" w:history="1">
            <w:r>
              <w:rPr>
                <w:rStyle w:val="af"/>
                <w:rFonts w:ascii="华文中宋" w:eastAsia="华文中宋" w:hAnsi="华文中宋"/>
              </w:rPr>
              <w:t>3、细化类图</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_Toc149848663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6</w:t>
            </w:r>
            <w:r>
              <w:rPr>
                <w:rStyle w:val="af"/>
                <w:rFonts w:ascii="华文中宋" w:eastAsia="华文中宋" w:hAnsi="华文中宋"/>
              </w:rPr>
              <w:fldChar w:fldCharType="end"/>
            </w:r>
          </w:hyperlink>
        </w:p>
        <w:p w14:paraId="4BD952CA"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4" w:history="1">
            <w:r>
              <w:rPr>
                <w:rStyle w:val="af"/>
                <w:rFonts w:ascii="华文中宋" w:eastAsia="华文中宋" w:hAnsi="华文中宋"/>
              </w:rPr>
              <w:t>3.1属性的识别</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_Toc149848664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6</w:t>
            </w:r>
            <w:r>
              <w:rPr>
                <w:rStyle w:val="af"/>
                <w:rFonts w:ascii="华文中宋" w:eastAsia="华文中宋" w:hAnsi="华文中宋"/>
              </w:rPr>
              <w:fldChar w:fldCharType="end"/>
            </w:r>
          </w:hyperlink>
        </w:p>
        <w:p w14:paraId="6B49F91B"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5" w:history="1">
            <w:r>
              <w:rPr>
                <w:rStyle w:val="af"/>
                <w:rFonts w:ascii="华文中宋" w:eastAsia="华文中宋" w:hAnsi="华文中宋"/>
              </w:rPr>
              <w:t>3.2操作的识别</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_Toc149848665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9</w:t>
            </w:r>
            <w:r>
              <w:rPr>
                <w:rStyle w:val="af"/>
                <w:rFonts w:ascii="华文中宋" w:eastAsia="华文中宋" w:hAnsi="华文中宋"/>
              </w:rPr>
              <w:fldChar w:fldCharType="end"/>
            </w:r>
          </w:hyperlink>
        </w:p>
        <w:p w14:paraId="0FE665F7"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6" w:history="1">
            <w:r>
              <w:rPr>
                <w:rStyle w:val="af"/>
                <w:rFonts w:ascii="华文中宋" w:eastAsia="华文中宋" w:hAnsi="华文中宋"/>
              </w:rPr>
              <w:t>4、三层精化类图</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_Toc149848666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13</w:t>
            </w:r>
            <w:r>
              <w:rPr>
                <w:rStyle w:val="af"/>
                <w:rFonts w:ascii="华文中宋" w:eastAsia="华文中宋" w:hAnsi="华文中宋"/>
              </w:rPr>
              <w:fldChar w:fldCharType="end"/>
            </w:r>
          </w:hyperlink>
        </w:p>
        <w:p w14:paraId="14E2709A"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7" w:history="1">
            <w:r>
              <w:rPr>
                <w:rStyle w:val="af"/>
                <w:rFonts w:ascii="华文中宋" w:eastAsia="华文中宋" w:hAnsi="华文中宋"/>
              </w:rPr>
              <w:t>三、系统行为模型</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_Toc149848667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17</w:t>
            </w:r>
            <w:r>
              <w:rPr>
                <w:rStyle w:val="af"/>
                <w:rFonts w:ascii="华文中宋" w:eastAsia="华文中宋" w:hAnsi="华文中宋"/>
              </w:rPr>
              <w:fldChar w:fldCharType="end"/>
            </w:r>
          </w:hyperlink>
        </w:p>
        <w:p w14:paraId="4E067C71"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8" w:history="1">
            <w:r>
              <w:rPr>
                <w:rStyle w:val="af"/>
                <w:rFonts w:ascii="华文中宋" w:eastAsia="华文中宋" w:hAnsi="华文中宋"/>
              </w:rPr>
              <w:t>1、交互模型</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_Toc149848668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17</w:t>
            </w:r>
            <w:r>
              <w:rPr>
                <w:rStyle w:val="af"/>
                <w:rFonts w:ascii="华文中宋" w:eastAsia="华文中宋" w:hAnsi="华文中宋"/>
              </w:rPr>
              <w:fldChar w:fldCharType="end"/>
            </w:r>
          </w:hyperlink>
        </w:p>
        <w:p w14:paraId="69E0D33D" w14:textId="77777777" w:rsidR="00E754D6" w:rsidRDefault="00000000">
          <w:pPr>
            <w:pStyle w:val="TOC2"/>
            <w:tabs>
              <w:tab w:val="right" w:leader="dot" w:pos="8296"/>
            </w:tabs>
            <w:spacing w:line="360" w:lineRule="auto"/>
            <w:rPr>
              <w:rStyle w:val="af"/>
              <w:rFonts w:ascii="华文中宋" w:eastAsia="华文中宋" w:hAnsi="华文中宋" w:hint="eastAsia"/>
            </w:rPr>
          </w:pPr>
          <w:hyperlink w:anchor="_Toc149848669" w:history="1">
            <w:r>
              <w:rPr>
                <w:rStyle w:val="af"/>
                <w:rFonts w:ascii="华文中宋" w:eastAsia="华文中宋" w:hAnsi="华文中宋"/>
              </w:rPr>
              <w:t>2、状态模型</w:t>
            </w:r>
            <w:r>
              <w:rPr>
                <w:rStyle w:val="af"/>
                <w:rFonts w:ascii="华文中宋" w:eastAsia="华文中宋" w:hAnsi="华文中宋"/>
              </w:rPr>
              <w:tab/>
            </w:r>
            <w:r>
              <w:rPr>
                <w:rStyle w:val="af"/>
                <w:rFonts w:ascii="华文中宋" w:eastAsia="华文中宋" w:hAnsi="华文中宋"/>
              </w:rPr>
              <w:fldChar w:fldCharType="begin"/>
            </w:r>
            <w:r>
              <w:rPr>
                <w:rStyle w:val="af"/>
                <w:rFonts w:ascii="华文中宋" w:eastAsia="华文中宋" w:hAnsi="华文中宋"/>
              </w:rPr>
              <w:instrText xml:space="preserve"> PAGEREF _Toc149848669 \h </w:instrText>
            </w:r>
            <w:r>
              <w:rPr>
                <w:rStyle w:val="af"/>
                <w:rFonts w:ascii="华文中宋" w:eastAsia="华文中宋" w:hAnsi="华文中宋"/>
              </w:rPr>
            </w:r>
            <w:r>
              <w:rPr>
                <w:rStyle w:val="af"/>
                <w:rFonts w:ascii="华文中宋" w:eastAsia="华文中宋" w:hAnsi="华文中宋"/>
              </w:rPr>
              <w:fldChar w:fldCharType="separate"/>
            </w:r>
            <w:r>
              <w:rPr>
                <w:rStyle w:val="af"/>
                <w:rFonts w:ascii="华文中宋" w:eastAsia="华文中宋" w:hAnsi="华文中宋"/>
              </w:rPr>
              <w:t>27</w:t>
            </w:r>
            <w:r>
              <w:rPr>
                <w:rStyle w:val="af"/>
                <w:rFonts w:ascii="华文中宋" w:eastAsia="华文中宋" w:hAnsi="华文中宋"/>
              </w:rPr>
              <w:fldChar w:fldCharType="end"/>
            </w:r>
          </w:hyperlink>
        </w:p>
        <w:p w14:paraId="7114C358" w14:textId="77777777" w:rsidR="00E754D6" w:rsidRDefault="00000000">
          <w:pPr>
            <w:pStyle w:val="TOC2"/>
            <w:tabs>
              <w:tab w:val="right" w:leader="dot" w:pos="8296"/>
            </w:tabs>
            <w:spacing w:line="360" w:lineRule="auto"/>
            <w:rPr>
              <w:rStyle w:val="af"/>
              <w:rFonts w:ascii="华文中宋" w:eastAsia="华文中宋" w:hAnsi="华文中宋" w:hint="eastAsia"/>
            </w:rPr>
          </w:pPr>
          <w:r>
            <w:rPr>
              <w:rStyle w:val="af"/>
              <w:rFonts w:ascii="华文中宋" w:eastAsia="华文中宋" w:hAnsi="华文中宋" w:hint="eastAsia"/>
            </w:rPr>
            <w:fldChar w:fldCharType="end"/>
          </w:r>
        </w:p>
      </w:sdtContent>
    </w:sdt>
    <w:p w14:paraId="4496EE4B" w14:textId="77777777" w:rsidR="00E754D6" w:rsidRDefault="00E754D6">
      <w:pPr>
        <w:pStyle w:val="af1"/>
        <w:jc w:val="center"/>
        <w:rPr>
          <w:sz w:val="30"/>
          <w:szCs w:val="30"/>
        </w:rPr>
      </w:pPr>
    </w:p>
    <w:p w14:paraId="6D409FAA" w14:textId="77777777" w:rsidR="00E754D6" w:rsidRDefault="00E754D6">
      <w:pPr>
        <w:pStyle w:val="af1"/>
        <w:jc w:val="center"/>
        <w:rPr>
          <w:sz w:val="30"/>
          <w:szCs w:val="30"/>
        </w:rPr>
      </w:pPr>
    </w:p>
    <w:p w14:paraId="633A3697" w14:textId="77777777" w:rsidR="00E754D6" w:rsidRDefault="00E754D6">
      <w:pPr>
        <w:pStyle w:val="af1"/>
        <w:jc w:val="center"/>
        <w:rPr>
          <w:sz w:val="30"/>
          <w:szCs w:val="30"/>
        </w:rPr>
      </w:pPr>
    </w:p>
    <w:p w14:paraId="4B4D262E" w14:textId="77777777" w:rsidR="00E754D6" w:rsidRDefault="00E754D6">
      <w:pPr>
        <w:pStyle w:val="af1"/>
        <w:jc w:val="center"/>
        <w:rPr>
          <w:sz w:val="30"/>
          <w:szCs w:val="30"/>
        </w:rPr>
      </w:pPr>
    </w:p>
    <w:p w14:paraId="69BE9F0E" w14:textId="77777777" w:rsidR="00E754D6" w:rsidRDefault="00E754D6">
      <w:pPr>
        <w:pStyle w:val="af1"/>
        <w:jc w:val="center"/>
        <w:rPr>
          <w:sz w:val="30"/>
          <w:szCs w:val="30"/>
        </w:rPr>
      </w:pPr>
    </w:p>
    <w:p w14:paraId="50E8CEF3" w14:textId="77777777" w:rsidR="00E754D6" w:rsidRDefault="00E754D6">
      <w:pPr>
        <w:pStyle w:val="af1"/>
        <w:jc w:val="center"/>
        <w:rPr>
          <w:sz w:val="30"/>
          <w:szCs w:val="30"/>
        </w:rPr>
      </w:pPr>
    </w:p>
    <w:p w14:paraId="0E582B94" w14:textId="77777777" w:rsidR="00E754D6" w:rsidRDefault="00000000">
      <w:pPr>
        <w:pStyle w:val="1"/>
        <w:rPr>
          <w:rFonts w:ascii="华文中宋" w:eastAsia="华文中宋" w:hAnsi="华文中宋" w:hint="eastAsia"/>
          <w:sz w:val="32"/>
          <w:szCs w:val="32"/>
        </w:rPr>
      </w:pPr>
      <w:bookmarkStart w:id="3" w:name="_Toc149848655"/>
      <w:r>
        <w:rPr>
          <w:rFonts w:ascii="华文中宋" w:eastAsia="华文中宋" w:hAnsi="华文中宋" w:hint="eastAsia"/>
          <w:sz w:val="32"/>
          <w:szCs w:val="32"/>
        </w:rPr>
        <w:lastRenderedPageBreak/>
        <w:t>一、引言</w:t>
      </w:r>
      <w:bookmarkEnd w:id="3"/>
    </w:p>
    <w:p w14:paraId="678C846F" w14:textId="77777777" w:rsidR="00E754D6" w:rsidRDefault="00000000">
      <w:pPr>
        <w:pStyle w:val="2"/>
        <w:rPr>
          <w:rFonts w:hint="eastAsia"/>
        </w:rPr>
      </w:pPr>
      <w:bookmarkStart w:id="4" w:name="_Toc149848656"/>
      <w:r>
        <w:rPr>
          <w:rFonts w:hint="eastAsia"/>
        </w:rPr>
        <w:t>1</w:t>
      </w:r>
      <w:r>
        <w:t>、</w:t>
      </w:r>
      <w:r>
        <w:rPr>
          <w:rFonts w:hint="eastAsia"/>
        </w:rPr>
        <w:t>编写目的</w:t>
      </w:r>
      <w:bookmarkEnd w:id="4"/>
    </w:p>
    <w:p w14:paraId="14C194F5" w14:textId="77777777" w:rsidR="00E754D6" w:rsidRDefault="00000000">
      <w:pPr>
        <w:spacing w:line="360" w:lineRule="auto"/>
        <w:ind w:firstLineChars="200" w:firstLine="420"/>
        <w:rPr>
          <w:rFonts w:ascii="宋体" w:eastAsia="宋体" w:hAnsi="宋体"/>
        </w:rPr>
      </w:pPr>
      <w:r>
        <w:rPr>
          <w:rFonts w:ascii="宋体" w:eastAsia="宋体" w:hAnsi="宋体"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617C2D6E" w14:textId="77777777" w:rsidR="00E754D6" w:rsidRDefault="00000000">
      <w:pPr>
        <w:spacing w:line="360" w:lineRule="auto"/>
        <w:ind w:firstLine="420"/>
        <w:rPr>
          <w:rFonts w:ascii="宋体" w:eastAsia="宋体" w:hAnsi="宋体"/>
        </w:rPr>
      </w:pPr>
      <w:r>
        <w:rPr>
          <w:rFonts w:ascii="宋体" w:eastAsia="宋体" w:hAnsi="宋体" w:hint="eastAsia"/>
        </w:rPr>
        <w:t>预期读者：软件设计者和测试者。</w:t>
      </w:r>
    </w:p>
    <w:p w14:paraId="73E7B82A" w14:textId="77777777" w:rsidR="00E754D6" w:rsidRDefault="00E754D6">
      <w:pPr>
        <w:rPr>
          <w:rFonts w:hint="eastAsia"/>
        </w:rPr>
      </w:pPr>
    </w:p>
    <w:p w14:paraId="1B910FFB" w14:textId="77777777" w:rsidR="00E754D6" w:rsidRDefault="00000000">
      <w:pPr>
        <w:pStyle w:val="2"/>
        <w:rPr>
          <w:rFonts w:hint="eastAsia"/>
        </w:rPr>
      </w:pPr>
      <w:bookmarkStart w:id="5" w:name="_Toc149848657"/>
      <w:r>
        <w:rPr>
          <w:rFonts w:hint="eastAsia"/>
        </w:rPr>
        <w:t>2</w:t>
      </w:r>
      <w:r>
        <w:t>、</w:t>
      </w:r>
      <w:r>
        <w:rPr>
          <w:rFonts w:hint="eastAsia"/>
        </w:rPr>
        <w:t>背景</w:t>
      </w:r>
      <w:bookmarkEnd w:id="5"/>
    </w:p>
    <w:p w14:paraId="271ED93E" w14:textId="77777777" w:rsidR="00E754D6" w:rsidRDefault="00000000">
      <w:pPr>
        <w:ind w:firstLine="420"/>
        <w:rPr>
          <w:rFonts w:ascii="宋体" w:eastAsia="宋体" w:hAnsi="宋体"/>
        </w:rPr>
      </w:pPr>
      <w:r>
        <w:rPr>
          <w:rFonts w:ascii="宋体" w:eastAsia="宋体" w:hAnsi="宋体" w:hint="eastAsia"/>
        </w:rPr>
        <w:t>说明：</w:t>
      </w:r>
    </w:p>
    <w:p w14:paraId="6580D6D2" w14:textId="77777777" w:rsidR="00E754D6" w:rsidRDefault="00000000">
      <w:pPr>
        <w:numPr>
          <w:ilvl w:val="0"/>
          <w:numId w:val="1"/>
        </w:numPr>
        <w:spacing w:line="360" w:lineRule="auto"/>
        <w:rPr>
          <w:rFonts w:ascii="宋体" w:eastAsia="宋体" w:hAnsi="宋体"/>
        </w:rPr>
      </w:pPr>
      <w:r>
        <w:rPr>
          <w:rFonts w:ascii="宋体" w:eastAsia="宋体" w:hAnsi="宋体" w:hint="eastAsia"/>
        </w:rPr>
        <w:t>待开发的软件系统的名称：</w:t>
      </w:r>
      <w:r>
        <w:rPr>
          <w:rFonts w:ascii="宋体" w:eastAsia="宋体" w:hAnsi="宋体" w:hint="eastAsia"/>
          <w:lang w:eastAsia="zh"/>
        </w:rPr>
        <w:t>餐厅点餐系统</w:t>
      </w:r>
      <w:r>
        <w:rPr>
          <w:rFonts w:ascii="宋体" w:eastAsia="宋体" w:hAnsi="宋体"/>
        </w:rPr>
        <w:t xml:space="preserve"> </w:t>
      </w:r>
    </w:p>
    <w:p w14:paraId="1ABE1214" w14:textId="77777777" w:rsidR="00E754D6" w:rsidRDefault="00000000">
      <w:pPr>
        <w:numPr>
          <w:ilvl w:val="0"/>
          <w:numId w:val="1"/>
        </w:numPr>
        <w:spacing w:line="360" w:lineRule="auto"/>
        <w:rPr>
          <w:rFonts w:ascii="宋体" w:eastAsia="宋体" w:hAnsi="宋体"/>
        </w:rPr>
      </w:pPr>
      <w:r>
        <w:rPr>
          <w:rFonts w:ascii="宋体" w:eastAsia="宋体" w:hAnsi="宋体" w:hint="eastAsia"/>
        </w:rPr>
        <w:t xml:space="preserve">本项目的任务提出者：冯煜寒 </w:t>
      </w:r>
      <w:proofErr w:type="gramStart"/>
      <w:r>
        <w:rPr>
          <w:rFonts w:ascii="宋体" w:eastAsia="宋体" w:hAnsi="宋体" w:hint="eastAsia"/>
        </w:rPr>
        <w:t>乔佳雪</w:t>
      </w:r>
      <w:proofErr w:type="gramEnd"/>
      <w:r>
        <w:rPr>
          <w:rFonts w:ascii="宋体" w:eastAsia="宋体" w:hAnsi="宋体" w:hint="eastAsia"/>
        </w:rPr>
        <w:t xml:space="preserve"> 许婷瑜 陆晓媛；</w:t>
      </w:r>
    </w:p>
    <w:p w14:paraId="08C8504D" w14:textId="77777777" w:rsidR="00E754D6" w:rsidRDefault="00000000">
      <w:pPr>
        <w:numPr>
          <w:ilvl w:val="0"/>
          <w:numId w:val="1"/>
        </w:numPr>
        <w:spacing w:line="360" w:lineRule="auto"/>
        <w:rPr>
          <w:rFonts w:ascii="宋体" w:eastAsia="宋体" w:hAnsi="宋体"/>
        </w:rPr>
      </w:pPr>
      <w:r>
        <w:rPr>
          <w:rFonts w:ascii="宋体" w:eastAsia="宋体" w:hAnsi="宋体" w:hint="eastAsia"/>
        </w:rPr>
        <w:t xml:space="preserve">本项目的任务开发者：冯煜寒 </w:t>
      </w:r>
      <w:proofErr w:type="gramStart"/>
      <w:r>
        <w:rPr>
          <w:rFonts w:ascii="宋体" w:eastAsia="宋体" w:hAnsi="宋体" w:hint="eastAsia"/>
        </w:rPr>
        <w:t>乔佳雪</w:t>
      </w:r>
      <w:proofErr w:type="gramEnd"/>
      <w:r>
        <w:rPr>
          <w:rFonts w:ascii="宋体" w:eastAsia="宋体" w:hAnsi="宋体" w:hint="eastAsia"/>
        </w:rPr>
        <w:t xml:space="preserve"> 许婷瑜 陆晓媛；</w:t>
      </w:r>
    </w:p>
    <w:p w14:paraId="07BD54F2" w14:textId="77777777" w:rsidR="00E754D6" w:rsidRDefault="00000000">
      <w:pPr>
        <w:numPr>
          <w:ilvl w:val="0"/>
          <w:numId w:val="1"/>
        </w:numPr>
        <w:spacing w:line="360" w:lineRule="auto"/>
        <w:rPr>
          <w:rFonts w:ascii="宋体" w:eastAsia="宋体" w:hAnsi="宋体"/>
        </w:rPr>
      </w:pPr>
      <w:r>
        <w:rPr>
          <w:rFonts w:ascii="宋体" w:eastAsia="宋体" w:hAnsi="宋体" w:hint="eastAsia"/>
        </w:rPr>
        <w:t>用户：</w:t>
      </w:r>
      <w:r>
        <w:rPr>
          <w:rFonts w:ascii="宋体" w:eastAsia="宋体" w:hAnsi="宋体" w:hint="eastAsia"/>
          <w:lang w:eastAsia="zh"/>
        </w:rPr>
        <w:t>餐厅经营者和顾客</w:t>
      </w:r>
      <w:r>
        <w:rPr>
          <w:rFonts w:ascii="宋体" w:eastAsia="宋体" w:hAnsi="宋体" w:hint="eastAsia"/>
        </w:rPr>
        <w:t>。</w:t>
      </w:r>
    </w:p>
    <w:p w14:paraId="05707985" w14:textId="77777777" w:rsidR="00E754D6" w:rsidRDefault="00000000">
      <w:pPr>
        <w:numPr>
          <w:ilvl w:val="0"/>
          <w:numId w:val="1"/>
        </w:numPr>
        <w:spacing w:line="360" w:lineRule="auto"/>
        <w:rPr>
          <w:rFonts w:ascii="宋体" w:eastAsia="宋体" w:hAnsi="宋体"/>
        </w:rPr>
      </w:pPr>
      <w:r>
        <w:rPr>
          <w:rFonts w:ascii="宋体" w:eastAsia="宋体" w:hAnsi="宋体" w:hint="eastAsia"/>
        </w:rPr>
        <w:t>实现该软件的计算中心或计算机网络：南京航空航天大学计算中心。</w:t>
      </w:r>
    </w:p>
    <w:p w14:paraId="46F2A03C" w14:textId="77777777" w:rsidR="00E754D6" w:rsidRDefault="00E754D6">
      <w:pPr>
        <w:rPr>
          <w:rFonts w:hint="eastAsia"/>
        </w:rPr>
      </w:pPr>
    </w:p>
    <w:p w14:paraId="64F9EB1F" w14:textId="77777777" w:rsidR="00E754D6" w:rsidRDefault="00000000">
      <w:pPr>
        <w:pStyle w:val="2"/>
        <w:rPr>
          <w:rFonts w:hint="eastAsia"/>
        </w:rPr>
      </w:pPr>
      <w:bookmarkStart w:id="6" w:name="_Toc149848658"/>
      <w:r>
        <w:rPr>
          <w:rFonts w:hint="eastAsia"/>
        </w:rPr>
        <w:t>3</w:t>
      </w:r>
      <w:r>
        <w:rPr>
          <w:rFonts w:hint="eastAsia"/>
        </w:rPr>
        <w:t>、定义</w:t>
      </w:r>
      <w:bookmarkEnd w:id="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6121"/>
      </w:tblGrid>
      <w:tr w:rsidR="00E754D6" w14:paraId="311717EC" w14:textId="77777777">
        <w:trPr>
          <w:jc w:val="center"/>
        </w:trPr>
        <w:tc>
          <w:tcPr>
            <w:tcW w:w="1311" w:type="pct"/>
          </w:tcPr>
          <w:p w14:paraId="62BDEF7B" w14:textId="77777777" w:rsidR="00E754D6" w:rsidRDefault="00000000">
            <w:pPr>
              <w:spacing w:line="360" w:lineRule="auto"/>
              <w:jc w:val="center"/>
              <w:rPr>
                <w:rFonts w:ascii="宋体" w:eastAsia="宋体" w:hAnsi="宋体"/>
              </w:rPr>
            </w:pPr>
            <w:r>
              <w:rPr>
                <w:rFonts w:ascii="宋体" w:eastAsia="宋体" w:hAnsi="宋体" w:cs="宋体" w:hint="eastAsia"/>
                <w:szCs w:val="21"/>
                <w:lang w:bidi="ar"/>
              </w:rPr>
              <w:t>名称</w:t>
            </w:r>
          </w:p>
        </w:tc>
        <w:tc>
          <w:tcPr>
            <w:tcW w:w="3688" w:type="pct"/>
          </w:tcPr>
          <w:p w14:paraId="2B993F1D" w14:textId="77777777" w:rsidR="00E754D6" w:rsidRDefault="00000000">
            <w:pPr>
              <w:spacing w:line="360" w:lineRule="auto"/>
              <w:jc w:val="center"/>
              <w:rPr>
                <w:rFonts w:ascii="宋体" w:eastAsia="宋体" w:hAnsi="宋体"/>
              </w:rPr>
            </w:pPr>
            <w:r>
              <w:rPr>
                <w:rFonts w:ascii="宋体" w:eastAsia="宋体" w:hAnsi="宋体" w:cs="宋体" w:hint="eastAsia"/>
                <w:szCs w:val="21"/>
                <w:lang w:bidi="ar"/>
              </w:rPr>
              <w:t>说明</w:t>
            </w:r>
          </w:p>
        </w:tc>
      </w:tr>
      <w:tr w:rsidR="00E754D6" w14:paraId="62964D5E" w14:textId="77777777">
        <w:trPr>
          <w:jc w:val="center"/>
        </w:trPr>
        <w:tc>
          <w:tcPr>
            <w:tcW w:w="1311" w:type="pct"/>
            <w:vAlign w:val="center"/>
          </w:tcPr>
          <w:p w14:paraId="5DFD9126" w14:textId="77777777" w:rsidR="00E754D6" w:rsidRDefault="00000000">
            <w:pPr>
              <w:spacing w:line="360" w:lineRule="auto"/>
              <w:jc w:val="center"/>
              <w:rPr>
                <w:rFonts w:ascii="宋体" w:eastAsia="宋体" w:hAnsi="宋体"/>
              </w:rPr>
            </w:pPr>
            <w:r>
              <w:rPr>
                <w:rFonts w:ascii="宋体" w:eastAsia="宋体" w:hAnsi="宋体" w:cs="宋体" w:hint="eastAsia"/>
                <w:szCs w:val="21"/>
                <w:lang w:bidi="ar"/>
              </w:rPr>
              <w:t>账号</w:t>
            </w:r>
          </w:p>
        </w:tc>
        <w:tc>
          <w:tcPr>
            <w:tcW w:w="3688" w:type="pct"/>
          </w:tcPr>
          <w:p w14:paraId="63B64588"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顾客注册时登记的顾客名（手机或邮箱）及密码</w:t>
            </w:r>
          </w:p>
        </w:tc>
      </w:tr>
      <w:tr w:rsidR="00E754D6" w14:paraId="2C13A3E0" w14:textId="77777777">
        <w:trPr>
          <w:jc w:val="center"/>
        </w:trPr>
        <w:tc>
          <w:tcPr>
            <w:tcW w:w="1311" w:type="pct"/>
            <w:vAlign w:val="center"/>
          </w:tcPr>
          <w:p w14:paraId="3B22FC9F" w14:textId="77777777" w:rsidR="00E754D6" w:rsidRDefault="00000000">
            <w:pPr>
              <w:spacing w:line="360" w:lineRule="auto"/>
              <w:jc w:val="center"/>
              <w:rPr>
                <w:rFonts w:ascii="宋体" w:eastAsia="宋体" w:hAnsi="宋体"/>
              </w:rPr>
            </w:pPr>
            <w:r>
              <w:rPr>
                <w:rFonts w:ascii="宋体" w:eastAsia="宋体" w:hAnsi="宋体" w:cs="宋体" w:hint="eastAsia"/>
                <w:szCs w:val="21"/>
                <w:lang w:bidi="ar"/>
              </w:rPr>
              <w:t>顾客分类</w:t>
            </w:r>
          </w:p>
        </w:tc>
        <w:tc>
          <w:tcPr>
            <w:tcW w:w="3688" w:type="pct"/>
          </w:tcPr>
          <w:p w14:paraId="484221B3"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顾客、商家</w:t>
            </w:r>
          </w:p>
        </w:tc>
      </w:tr>
      <w:tr w:rsidR="00E754D6" w14:paraId="6E37016B" w14:textId="77777777">
        <w:trPr>
          <w:jc w:val="center"/>
        </w:trPr>
        <w:tc>
          <w:tcPr>
            <w:tcW w:w="1311" w:type="pct"/>
            <w:vAlign w:val="center"/>
          </w:tcPr>
          <w:p w14:paraId="088285AC" w14:textId="77777777" w:rsidR="00E754D6" w:rsidRDefault="00000000">
            <w:pPr>
              <w:spacing w:line="360" w:lineRule="auto"/>
              <w:jc w:val="center"/>
              <w:rPr>
                <w:rFonts w:ascii="宋体" w:eastAsia="宋体" w:hAnsi="宋体"/>
              </w:rPr>
            </w:pPr>
            <w:r>
              <w:rPr>
                <w:rFonts w:ascii="宋体" w:eastAsia="宋体" w:hAnsi="宋体" w:cs="宋体" w:hint="eastAsia"/>
                <w:szCs w:val="21"/>
                <w:lang w:bidi="ar"/>
              </w:rPr>
              <w:t>账户信息管理</w:t>
            </w:r>
          </w:p>
        </w:tc>
        <w:tc>
          <w:tcPr>
            <w:tcW w:w="3688" w:type="pct"/>
          </w:tcPr>
          <w:p w14:paraId="124EBAEE" w14:textId="77777777" w:rsidR="00E754D6" w:rsidRDefault="00000000">
            <w:pPr>
              <w:spacing w:line="360" w:lineRule="auto"/>
              <w:jc w:val="left"/>
              <w:rPr>
                <w:rFonts w:ascii="宋体" w:eastAsia="宋体" w:hAnsi="宋体" w:cs="Times New Roman"/>
                <w:color w:val="000000"/>
                <w:szCs w:val="21"/>
              </w:rPr>
            </w:pPr>
            <w:r>
              <w:rPr>
                <w:rFonts w:ascii="宋体" w:eastAsia="宋体" w:hAnsi="宋体" w:cs="宋体" w:hint="eastAsia"/>
                <w:szCs w:val="21"/>
                <w:lang w:bidi="ar"/>
              </w:rPr>
              <w:t>顾客与商家都可通过该模块对自己的信息进行增加、查询、修改、删除操作，</w:t>
            </w:r>
            <w:r>
              <w:rPr>
                <w:rFonts w:ascii="宋体" w:eastAsia="宋体" w:hAnsi="宋体" w:cs="宋体" w:hint="eastAsia"/>
                <w:color w:val="000000"/>
                <w:szCs w:val="21"/>
                <w:lang w:bidi="ar"/>
              </w:rPr>
              <w:t>分别对应注册、登录、修改顾客信息及找回密码、注销。</w:t>
            </w:r>
          </w:p>
          <w:p w14:paraId="7165ECB6" w14:textId="77777777" w:rsidR="00E754D6" w:rsidRDefault="00000000">
            <w:pPr>
              <w:spacing w:line="360" w:lineRule="auto"/>
              <w:jc w:val="left"/>
              <w:rPr>
                <w:rFonts w:ascii="宋体" w:eastAsia="宋体" w:hAnsi="宋体"/>
              </w:rPr>
            </w:pPr>
            <w:r>
              <w:rPr>
                <w:rFonts w:ascii="宋体" w:eastAsia="宋体" w:hAnsi="宋体" w:cs="宋体" w:hint="eastAsia"/>
                <w:color w:val="000000"/>
                <w:szCs w:val="21"/>
                <w:lang w:bidi="ar"/>
              </w:rPr>
              <w:t>商家可以对所有上架菜品进行修改。</w:t>
            </w:r>
          </w:p>
        </w:tc>
      </w:tr>
      <w:tr w:rsidR="00E754D6" w14:paraId="7F5BDE87" w14:textId="77777777">
        <w:trPr>
          <w:jc w:val="center"/>
        </w:trPr>
        <w:tc>
          <w:tcPr>
            <w:tcW w:w="1311" w:type="pct"/>
            <w:vAlign w:val="center"/>
          </w:tcPr>
          <w:p w14:paraId="4F3E5716" w14:textId="77777777" w:rsidR="00E754D6" w:rsidRDefault="00000000">
            <w:pPr>
              <w:spacing w:line="360" w:lineRule="auto"/>
              <w:jc w:val="center"/>
              <w:rPr>
                <w:rFonts w:ascii="宋体" w:eastAsia="宋体" w:hAnsi="宋体"/>
              </w:rPr>
            </w:pPr>
            <w:bookmarkStart w:id="7" w:name="_Hlk148548453"/>
            <w:r>
              <w:rPr>
                <w:rFonts w:ascii="宋体" w:eastAsia="宋体" w:hAnsi="宋体" w:cs="宋体" w:hint="eastAsia"/>
                <w:szCs w:val="21"/>
                <w:lang w:bidi="ar"/>
              </w:rPr>
              <w:t>添加菜品至购物车</w:t>
            </w:r>
          </w:p>
        </w:tc>
        <w:tc>
          <w:tcPr>
            <w:tcW w:w="3688" w:type="pct"/>
          </w:tcPr>
          <w:p w14:paraId="259FD284"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顾客将所需菜品加入购物车，并选择菜品的份量、口味偏好</w:t>
            </w:r>
          </w:p>
        </w:tc>
      </w:tr>
      <w:tr w:rsidR="00E754D6" w14:paraId="37BFDA8D" w14:textId="77777777">
        <w:trPr>
          <w:jc w:val="center"/>
        </w:trPr>
        <w:tc>
          <w:tcPr>
            <w:tcW w:w="1311" w:type="pct"/>
            <w:vAlign w:val="center"/>
          </w:tcPr>
          <w:p w14:paraId="0274D350"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移除购物车菜品</w:t>
            </w:r>
          </w:p>
        </w:tc>
        <w:tc>
          <w:tcPr>
            <w:tcW w:w="3688" w:type="pct"/>
          </w:tcPr>
          <w:p w14:paraId="56DB57B0"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顾客将购物车菜品删除</w:t>
            </w:r>
          </w:p>
        </w:tc>
      </w:tr>
      <w:tr w:rsidR="00E754D6" w14:paraId="3B91F789" w14:textId="77777777">
        <w:trPr>
          <w:jc w:val="center"/>
        </w:trPr>
        <w:tc>
          <w:tcPr>
            <w:tcW w:w="1311" w:type="pct"/>
            <w:vAlign w:val="center"/>
          </w:tcPr>
          <w:p w14:paraId="56301502"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lastRenderedPageBreak/>
              <w:t>查看购物车</w:t>
            </w:r>
          </w:p>
        </w:tc>
        <w:tc>
          <w:tcPr>
            <w:tcW w:w="3688" w:type="pct"/>
          </w:tcPr>
          <w:p w14:paraId="0DA2DA00"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顾客确认购物</w:t>
            </w:r>
            <w:proofErr w:type="gramStart"/>
            <w:r>
              <w:rPr>
                <w:rFonts w:ascii="宋体" w:eastAsia="宋体" w:hAnsi="宋体" w:cs="宋体" w:hint="eastAsia"/>
                <w:szCs w:val="21"/>
                <w:lang w:bidi="ar"/>
              </w:rPr>
              <w:t>车信息</w:t>
            </w:r>
            <w:proofErr w:type="gramEnd"/>
          </w:p>
        </w:tc>
      </w:tr>
      <w:tr w:rsidR="00E754D6" w14:paraId="71B387D9" w14:textId="77777777">
        <w:trPr>
          <w:jc w:val="center"/>
        </w:trPr>
        <w:tc>
          <w:tcPr>
            <w:tcW w:w="1311" w:type="pct"/>
            <w:vAlign w:val="center"/>
          </w:tcPr>
          <w:p w14:paraId="69D20BD3"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查看菜品</w:t>
            </w:r>
          </w:p>
        </w:tc>
        <w:tc>
          <w:tcPr>
            <w:tcW w:w="3688" w:type="pct"/>
          </w:tcPr>
          <w:p w14:paraId="3A1C7B50"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顾客可查看已发布菜品的详情</w:t>
            </w:r>
          </w:p>
        </w:tc>
      </w:tr>
      <w:tr w:rsidR="00E754D6" w14:paraId="56707662" w14:textId="77777777">
        <w:trPr>
          <w:jc w:val="center"/>
        </w:trPr>
        <w:tc>
          <w:tcPr>
            <w:tcW w:w="1311" w:type="pct"/>
            <w:vAlign w:val="center"/>
          </w:tcPr>
          <w:p w14:paraId="0F6F7D3B"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上架菜品</w:t>
            </w:r>
          </w:p>
        </w:tc>
        <w:tc>
          <w:tcPr>
            <w:tcW w:w="3688" w:type="pct"/>
          </w:tcPr>
          <w:p w14:paraId="4323FB67"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将新菜品加入菜单</w:t>
            </w:r>
          </w:p>
        </w:tc>
      </w:tr>
      <w:tr w:rsidR="00E754D6" w14:paraId="48454FD2" w14:textId="77777777">
        <w:trPr>
          <w:jc w:val="center"/>
        </w:trPr>
        <w:tc>
          <w:tcPr>
            <w:tcW w:w="1311" w:type="pct"/>
            <w:vAlign w:val="center"/>
          </w:tcPr>
          <w:p w14:paraId="337A70E2"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修改菜品</w:t>
            </w:r>
          </w:p>
        </w:tc>
        <w:tc>
          <w:tcPr>
            <w:tcW w:w="3688" w:type="pct"/>
          </w:tcPr>
          <w:p w14:paraId="7B495B6D"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商家修改餐厅的上架菜品</w:t>
            </w:r>
          </w:p>
        </w:tc>
      </w:tr>
      <w:bookmarkEnd w:id="7"/>
      <w:tr w:rsidR="00E754D6" w14:paraId="7A0E0CB8" w14:textId="77777777">
        <w:trPr>
          <w:jc w:val="center"/>
        </w:trPr>
        <w:tc>
          <w:tcPr>
            <w:tcW w:w="1311" w:type="pct"/>
            <w:vAlign w:val="center"/>
          </w:tcPr>
          <w:p w14:paraId="2614026F"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下架菜品</w:t>
            </w:r>
          </w:p>
        </w:tc>
        <w:tc>
          <w:tcPr>
            <w:tcW w:w="3688" w:type="pct"/>
          </w:tcPr>
          <w:p w14:paraId="68AE1950"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商家可将菜单中已上架的菜品移除，使其不再对外展示</w:t>
            </w:r>
          </w:p>
        </w:tc>
      </w:tr>
      <w:tr w:rsidR="00E754D6" w14:paraId="00B587EE" w14:textId="77777777">
        <w:trPr>
          <w:jc w:val="center"/>
        </w:trPr>
        <w:tc>
          <w:tcPr>
            <w:tcW w:w="1311" w:type="pct"/>
            <w:vAlign w:val="center"/>
          </w:tcPr>
          <w:p w14:paraId="080AD5F3"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收藏菜品</w:t>
            </w:r>
          </w:p>
        </w:tc>
        <w:tc>
          <w:tcPr>
            <w:tcW w:w="3688" w:type="pct"/>
          </w:tcPr>
          <w:p w14:paraId="22BE7C5C"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顾客可以收藏喜欢的菜品</w:t>
            </w:r>
          </w:p>
        </w:tc>
      </w:tr>
      <w:tr w:rsidR="00E754D6" w14:paraId="1F5E90EC" w14:textId="77777777">
        <w:trPr>
          <w:jc w:val="center"/>
        </w:trPr>
        <w:tc>
          <w:tcPr>
            <w:tcW w:w="1311" w:type="pct"/>
            <w:vAlign w:val="center"/>
          </w:tcPr>
          <w:p w14:paraId="4F2C52E8"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取消收藏菜品</w:t>
            </w:r>
          </w:p>
        </w:tc>
        <w:tc>
          <w:tcPr>
            <w:tcW w:w="3688" w:type="pct"/>
          </w:tcPr>
          <w:p w14:paraId="727576E1"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顾客可以取消收藏喜欢的菜品</w:t>
            </w:r>
          </w:p>
        </w:tc>
      </w:tr>
      <w:tr w:rsidR="00E754D6" w14:paraId="5CD473B8" w14:textId="77777777">
        <w:trPr>
          <w:jc w:val="center"/>
        </w:trPr>
        <w:tc>
          <w:tcPr>
            <w:tcW w:w="1311" w:type="pct"/>
            <w:vAlign w:val="center"/>
          </w:tcPr>
          <w:p w14:paraId="09EA78E4"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提交订单</w:t>
            </w:r>
          </w:p>
        </w:tc>
        <w:tc>
          <w:tcPr>
            <w:tcW w:w="3688" w:type="pct"/>
          </w:tcPr>
          <w:p w14:paraId="032C7D6D"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顾客选好菜品后提交订单并结账</w:t>
            </w:r>
          </w:p>
        </w:tc>
      </w:tr>
      <w:tr w:rsidR="00E754D6" w14:paraId="551CAABA" w14:textId="77777777">
        <w:trPr>
          <w:jc w:val="center"/>
        </w:trPr>
        <w:tc>
          <w:tcPr>
            <w:tcW w:w="1311" w:type="pct"/>
            <w:vAlign w:val="center"/>
          </w:tcPr>
          <w:p w14:paraId="5D6851BB"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查看历史订单</w:t>
            </w:r>
          </w:p>
        </w:tc>
        <w:tc>
          <w:tcPr>
            <w:tcW w:w="3688" w:type="pct"/>
          </w:tcPr>
          <w:p w14:paraId="06145565"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顾客可以查看过往订单</w:t>
            </w:r>
          </w:p>
        </w:tc>
      </w:tr>
      <w:tr w:rsidR="00E754D6" w14:paraId="47CB65C8" w14:textId="77777777">
        <w:trPr>
          <w:jc w:val="center"/>
        </w:trPr>
        <w:tc>
          <w:tcPr>
            <w:tcW w:w="1311" w:type="pct"/>
            <w:vAlign w:val="center"/>
          </w:tcPr>
          <w:p w14:paraId="47CE93C3"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发表评价</w:t>
            </w:r>
          </w:p>
        </w:tc>
        <w:tc>
          <w:tcPr>
            <w:tcW w:w="3688" w:type="pct"/>
          </w:tcPr>
          <w:p w14:paraId="5B0772C9"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顾客可以在菜品下发表评价并打分</w:t>
            </w:r>
          </w:p>
        </w:tc>
      </w:tr>
      <w:tr w:rsidR="00E754D6" w14:paraId="6E5641CD" w14:textId="77777777">
        <w:trPr>
          <w:jc w:val="center"/>
        </w:trPr>
        <w:tc>
          <w:tcPr>
            <w:tcW w:w="1311" w:type="pct"/>
            <w:vAlign w:val="center"/>
          </w:tcPr>
          <w:p w14:paraId="610C7E8C"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查看评价</w:t>
            </w:r>
          </w:p>
        </w:tc>
        <w:tc>
          <w:tcPr>
            <w:tcW w:w="3688" w:type="pct"/>
          </w:tcPr>
          <w:p w14:paraId="375FB958"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顾客查看其他人或自己发布过的评价</w:t>
            </w:r>
          </w:p>
        </w:tc>
      </w:tr>
      <w:tr w:rsidR="00E754D6" w14:paraId="5B7D7592" w14:textId="77777777">
        <w:trPr>
          <w:jc w:val="center"/>
        </w:trPr>
        <w:tc>
          <w:tcPr>
            <w:tcW w:w="1311" w:type="pct"/>
            <w:vAlign w:val="center"/>
          </w:tcPr>
          <w:p w14:paraId="7E2757B2"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删除评价</w:t>
            </w:r>
          </w:p>
        </w:tc>
        <w:tc>
          <w:tcPr>
            <w:tcW w:w="3688" w:type="pct"/>
          </w:tcPr>
          <w:p w14:paraId="465C3C2D"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发布该评价的顾客或商家可以删除评价</w:t>
            </w:r>
          </w:p>
        </w:tc>
      </w:tr>
      <w:tr w:rsidR="00E754D6" w14:paraId="669E5FA7" w14:textId="77777777">
        <w:trPr>
          <w:jc w:val="center"/>
        </w:trPr>
        <w:tc>
          <w:tcPr>
            <w:tcW w:w="1311" w:type="pct"/>
            <w:vAlign w:val="center"/>
          </w:tcPr>
          <w:p w14:paraId="7714391A" w14:textId="77777777" w:rsidR="00E754D6" w:rsidRDefault="00000000">
            <w:pPr>
              <w:spacing w:line="360" w:lineRule="auto"/>
              <w:jc w:val="center"/>
              <w:rPr>
                <w:rFonts w:ascii="宋体" w:eastAsia="宋体" w:hAnsi="宋体"/>
                <w:szCs w:val="21"/>
              </w:rPr>
            </w:pPr>
            <w:proofErr w:type="gramStart"/>
            <w:r>
              <w:rPr>
                <w:rFonts w:ascii="宋体" w:eastAsia="宋体" w:hAnsi="宋体" w:cs="宋体" w:hint="eastAsia"/>
                <w:szCs w:val="21"/>
                <w:lang w:bidi="ar"/>
              </w:rPr>
              <w:t>点赞</w:t>
            </w:r>
            <w:proofErr w:type="gramEnd"/>
          </w:p>
        </w:tc>
        <w:tc>
          <w:tcPr>
            <w:tcW w:w="3688" w:type="pct"/>
          </w:tcPr>
          <w:p w14:paraId="5DDF9D32"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对</w:t>
            </w:r>
            <w:proofErr w:type="gramStart"/>
            <w:r>
              <w:rPr>
                <w:rFonts w:ascii="宋体" w:eastAsia="宋体" w:hAnsi="宋体" w:cs="宋体" w:hint="eastAsia"/>
                <w:szCs w:val="21"/>
                <w:lang w:bidi="ar"/>
              </w:rPr>
              <w:t>评价点赞</w:t>
            </w:r>
            <w:proofErr w:type="gramEnd"/>
          </w:p>
        </w:tc>
      </w:tr>
      <w:tr w:rsidR="00E754D6" w14:paraId="578344F8" w14:textId="77777777">
        <w:trPr>
          <w:jc w:val="center"/>
        </w:trPr>
        <w:tc>
          <w:tcPr>
            <w:tcW w:w="1311" w:type="pct"/>
            <w:vAlign w:val="center"/>
          </w:tcPr>
          <w:p w14:paraId="64C8775C" w14:textId="77777777" w:rsidR="00E754D6" w:rsidRDefault="00000000">
            <w:pPr>
              <w:spacing w:line="360" w:lineRule="auto"/>
              <w:jc w:val="center"/>
              <w:rPr>
                <w:rFonts w:ascii="宋体" w:eastAsia="宋体" w:hAnsi="宋体"/>
                <w:szCs w:val="21"/>
              </w:rPr>
            </w:pPr>
            <w:proofErr w:type="gramStart"/>
            <w:r>
              <w:rPr>
                <w:rFonts w:ascii="宋体" w:eastAsia="宋体" w:hAnsi="宋体" w:cs="宋体" w:hint="eastAsia"/>
                <w:szCs w:val="21"/>
                <w:lang w:bidi="ar"/>
              </w:rPr>
              <w:t>取消点赞</w:t>
            </w:r>
            <w:proofErr w:type="gramEnd"/>
          </w:p>
        </w:tc>
        <w:tc>
          <w:tcPr>
            <w:tcW w:w="3688" w:type="pct"/>
          </w:tcPr>
          <w:p w14:paraId="799801A0"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取消对已点</w:t>
            </w:r>
            <w:proofErr w:type="gramStart"/>
            <w:r>
              <w:rPr>
                <w:rFonts w:ascii="宋体" w:eastAsia="宋体" w:hAnsi="宋体" w:cs="宋体" w:hint="eastAsia"/>
                <w:szCs w:val="21"/>
                <w:lang w:bidi="ar"/>
              </w:rPr>
              <w:t>赞评价的点赞</w:t>
            </w:r>
            <w:proofErr w:type="gramEnd"/>
          </w:p>
        </w:tc>
      </w:tr>
      <w:tr w:rsidR="00E754D6" w14:paraId="46B7A258" w14:textId="77777777">
        <w:trPr>
          <w:jc w:val="center"/>
        </w:trPr>
        <w:tc>
          <w:tcPr>
            <w:tcW w:w="1311" w:type="pct"/>
            <w:vAlign w:val="center"/>
          </w:tcPr>
          <w:p w14:paraId="61F9C305" w14:textId="77777777" w:rsidR="00E754D6" w:rsidRDefault="00000000">
            <w:pPr>
              <w:spacing w:line="360" w:lineRule="auto"/>
              <w:jc w:val="center"/>
              <w:rPr>
                <w:rFonts w:ascii="宋体" w:eastAsia="宋体" w:hAnsi="宋体"/>
                <w:szCs w:val="21"/>
              </w:rPr>
            </w:pPr>
            <w:proofErr w:type="gramStart"/>
            <w:r>
              <w:rPr>
                <w:rFonts w:ascii="宋体" w:eastAsia="宋体" w:hAnsi="宋体" w:cs="宋体" w:hint="eastAsia"/>
                <w:szCs w:val="21"/>
                <w:lang w:bidi="ar"/>
              </w:rPr>
              <w:t>查看点赞</w:t>
            </w:r>
            <w:proofErr w:type="gramEnd"/>
          </w:p>
        </w:tc>
        <w:tc>
          <w:tcPr>
            <w:tcW w:w="3688" w:type="pct"/>
          </w:tcPr>
          <w:p w14:paraId="45BB8A5B"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查看评论中的</w:t>
            </w:r>
            <w:proofErr w:type="gramStart"/>
            <w:r>
              <w:rPr>
                <w:rFonts w:ascii="宋体" w:eastAsia="宋体" w:hAnsi="宋体" w:cs="宋体" w:hint="eastAsia"/>
                <w:szCs w:val="21"/>
                <w:lang w:bidi="ar"/>
              </w:rPr>
              <w:t>点赞情况</w:t>
            </w:r>
            <w:proofErr w:type="gramEnd"/>
          </w:p>
        </w:tc>
      </w:tr>
      <w:tr w:rsidR="00E754D6" w14:paraId="032F6F6C" w14:textId="77777777">
        <w:trPr>
          <w:jc w:val="center"/>
        </w:trPr>
        <w:tc>
          <w:tcPr>
            <w:tcW w:w="1311" w:type="pct"/>
            <w:vAlign w:val="center"/>
          </w:tcPr>
          <w:p w14:paraId="0DDBE948"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增加菜单</w:t>
            </w:r>
          </w:p>
        </w:tc>
        <w:tc>
          <w:tcPr>
            <w:tcW w:w="3688" w:type="pct"/>
          </w:tcPr>
          <w:p w14:paraId="4891246E"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商家可以创建新菜单</w:t>
            </w:r>
          </w:p>
        </w:tc>
      </w:tr>
      <w:tr w:rsidR="00E754D6" w14:paraId="38150AD1" w14:textId="77777777">
        <w:trPr>
          <w:jc w:val="center"/>
        </w:trPr>
        <w:tc>
          <w:tcPr>
            <w:tcW w:w="1311" w:type="pct"/>
            <w:vAlign w:val="center"/>
          </w:tcPr>
          <w:p w14:paraId="4DD24572" w14:textId="77777777" w:rsidR="00E754D6" w:rsidRDefault="00000000">
            <w:pPr>
              <w:spacing w:line="360" w:lineRule="auto"/>
              <w:jc w:val="center"/>
              <w:rPr>
                <w:rFonts w:ascii="宋体" w:eastAsia="宋体" w:hAnsi="宋体"/>
                <w:szCs w:val="21"/>
              </w:rPr>
            </w:pPr>
            <w:r>
              <w:rPr>
                <w:rFonts w:ascii="宋体" w:eastAsia="宋体" w:hAnsi="宋体" w:cs="宋体" w:hint="eastAsia"/>
                <w:szCs w:val="21"/>
                <w:lang w:bidi="ar"/>
              </w:rPr>
              <w:t>删除菜单</w:t>
            </w:r>
          </w:p>
        </w:tc>
        <w:tc>
          <w:tcPr>
            <w:tcW w:w="3688" w:type="pct"/>
          </w:tcPr>
          <w:p w14:paraId="16BEFDA3" w14:textId="77777777" w:rsidR="00E754D6" w:rsidRDefault="00000000">
            <w:pPr>
              <w:spacing w:line="360" w:lineRule="auto"/>
              <w:jc w:val="left"/>
              <w:rPr>
                <w:rFonts w:ascii="宋体" w:eastAsia="宋体" w:hAnsi="宋体"/>
              </w:rPr>
            </w:pPr>
            <w:r>
              <w:rPr>
                <w:rFonts w:ascii="宋体" w:eastAsia="宋体" w:hAnsi="宋体" w:cs="宋体" w:hint="eastAsia"/>
                <w:szCs w:val="21"/>
                <w:lang w:bidi="ar"/>
              </w:rPr>
              <w:t>商家可以删除已有的菜单</w:t>
            </w:r>
          </w:p>
        </w:tc>
      </w:tr>
    </w:tbl>
    <w:p w14:paraId="1A4CBB09" w14:textId="77777777" w:rsidR="00E754D6" w:rsidRDefault="00E754D6">
      <w:pPr>
        <w:rPr>
          <w:rFonts w:hint="eastAsia"/>
        </w:rPr>
      </w:pPr>
    </w:p>
    <w:p w14:paraId="0CB00A36" w14:textId="77777777" w:rsidR="00E754D6" w:rsidRDefault="00000000">
      <w:pPr>
        <w:pStyle w:val="2"/>
        <w:rPr>
          <w:rFonts w:hint="eastAsia"/>
        </w:rPr>
      </w:pPr>
      <w:bookmarkStart w:id="8" w:name="_Toc149848659"/>
      <w:r>
        <w:rPr>
          <w:rFonts w:hint="eastAsia"/>
        </w:rPr>
        <w:t>4</w:t>
      </w:r>
      <w:r>
        <w:rPr>
          <w:rFonts w:hint="eastAsia"/>
        </w:rPr>
        <w:t>、参考文献</w:t>
      </w:r>
      <w:bookmarkEnd w:id="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E754D6" w14:paraId="08ED0CDA" w14:textId="77777777">
        <w:tc>
          <w:tcPr>
            <w:tcW w:w="675" w:type="dxa"/>
          </w:tcPr>
          <w:p w14:paraId="58846719" w14:textId="77777777" w:rsidR="00E754D6"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编号</w:t>
            </w:r>
          </w:p>
        </w:tc>
        <w:tc>
          <w:tcPr>
            <w:tcW w:w="6521" w:type="dxa"/>
          </w:tcPr>
          <w:p w14:paraId="6A740DBC" w14:textId="77777777" w:rsidR="00E754D6"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参考资料</w:t>
            </w:r>
          </w:p>
        </w:tc>
        <w:tc>
          <w:tcPr>
            <w:tcW w:w="1326" w:type="dxa"/>
          </w:tcPr>
          <w:p w14:paraId="013FD578" w14:textId="77777777" w:rsidR="00E754D6" w:rsidRDefault="00000000">
            <w:pPr>
              <w:spacing w:line="360" w:lineRule="auto"/>
              <w:jc w:val="left"/>
              <w:rPr>
                <w:rFonts w:ascii="宋体" w:eastAsia="宋体" w:hAnsi="宋体"/>
                <w:color w:val="000000" w:themeColor="text1"/>
              </w:rPr>
            </w:pPr>
            <w:r>
              <w:rPr>
                <w:rFonts w:ascii="宋体" w:eastAsia="宋体" w:hAnsi="宋体" w:hint="eastAsia"/>
                <w:color w:val="000000" w:themeColor="text1"/>
              </w:rPr>
              <w:t>作者</w:t>
            </w:r>
          </w:p>
        </w:tc>
      </w:tr>
      <w:tr w:rsidR="00E754D6" w14:paraId="08C9FCBF" w14:textId="77777777">
        <w:tc>
          <w:tcPr>
            <w:tcW w:w="675" w:type="dxa"/>
          </w:tcPr>
          <w:p w14:paraId="0912B9C7" w14:textId="77777777" w:rsidR="00E754D6" w:rsidRDefault="00000000">
            <w:pPr>
              <w:spacing w:line="360" w:lineRule="auto"/>
              <w:jc w:val="center"/>
              <w:rPr>
                <w:rFonts w:ascii="宋体" w:eastAsia="宋体" w:hAnsi="宋体"/>
                <w:color w:val="000000" w:themeColor="text1"/>
                <w:szCs w:val="21"/>
              </w:rPr>
            </w:pPr>
            <w:r>
              <w:rPr>
                <w:rFonts w:ascii="宋体" w:eastAsia="宋体" w:hAnsi="宋体" w:hint="eastAsia"/>
                <w:color w:val="000000" w:themeColor="text1"/>
                <w:szCs w:val="21"/>
              </w:rPr>
              <w:t>1</w:t>
            </w:r>
          </w:p>
        </w:tc>
        <w:tc>
          <w:tcPr>
            <w:tcW w:w="6521" w:type="dxa"/>
          </w:tcPr>
          <w:p w14:paraId="2E6DB736" w14:textId="77777777" w:rsidR="00E754D6" w:rsidRDefault="00000000">
            <w:pPr>
              <w:spacing w:line="360" w:lineRule="auto"/>
              <w:jc w:val="left"/>
              <w:rPr>
                <w:rFonts w:ascii="宋体" w:eastAsia="宋体" w:hAnsi="宋体"/>
                <w:color w:val="000000" w:themeColor="text1"/>
                <w:szCs w:val="21"/>
              </w:rPr>
            </w:pPr>
            <w:r>
              <w:rPr>
                <w:rFonts w:ascii="宋体" w:eastAsia="宋体" w:hAnsi="宋体" w:hint="eastAsia"/>
                <w:color w:val="000000" w:themeColor="text1"/>
                <w:szCs w:val="21"/>
              </w:rPr>
              <w:t>《软件工程（第四版）》，高等教育出版社，</w:t>
            </w:r>
            <w:r>
              <w:rPr>
                <w:rFonts w:ascii="宋体" w:eastAsia="宋体" w:hAnsi="宋体"/>
                <w:color w:val="000000" w:themeColor="text1"/>
                <w:szCs w:val="21"/>
              </w:rPr>
              <w:t>2019</w:t>
            </w:r>
          </w:p>
        </w:tc>
        <w:tc>
          <w:tcPr>
            <w:tcW w:w="1326" w:type="dxa"/>
          </w:tcPr>
          <w:p w14:paraId="421A5F62" w14:textId="77777777" w:rsidR="00E754D6" w:rsidRDefault="00000000">
            <w:pPr>
              <w:spacing w:line="360" w:lineRule="auto"/>
              <w:jc w:val="left"/>
              <w:rPr>
                <w:rFonts w:ascii="宋体" w:eastAsia="宋体" w:hAnsi="宋体"/>
                <w:color w:val="000000" w:themeColor="text1"/>
                <w:szCs w:val="21"/>
              </w:rPr>
            </w:pPr>
            <w:r>
              <w:rPr>
                <w:rFonts w:ascii="宋体" w:eastAsia="宋体" w:hAnsi="宋体" w:hint="eastAsia"/>
                <w:color w:val="000000" w:themeColor="text1"/>
                <w:szCs w:val="21"/>
              </w:rPr>
              <w:t>齐治昌等</w:t>
            </w:r>
          </w:p>
        </w:tc>
      </w:tr>
      <w:tr w:rsidR="00E754D6" w14:paraId="48A3860C" w14:textId="77777777">
        <w:tc>
          <w:tcPr>
            <w:tcW w:w="675" w:type="dxa"/>
          </w:tcPr>
          <w:p w14:paraId="47F1E7C7" w14:textId="77777777" w:rsidR="00E754D6" w:rsidRDefault="00000000">
            <w:pPr>
              <w:spacing w:line="360" w:lineRule="auto"/>
              <w:jc w:val="center"/>
              <w:rPr>
                <w:rFonts w:ascii="宋体" w:eastAsia="宋体" w:hAnsi="宋体"/>
                <w:color w:val="000000" w:themeColor="text1"/>
                <w:szCs w:val="21"/>
              </w:rPr>
            </w:pPr>
            <w:r>
              <w:rPr>
                <w:rFonts w:ascii="宋体" w:eastAsia="宋体" w:hAnsi="宋体" w:hint="eastAsia"/>
                <w:color w:val="000000" w:themeColor="text1"/>
                <w:szCs w:val="21"/>
              </w:rPr>
              <w:t>2</w:t>
            </w:r>
          </w:p>
        </w:tc>
        <w:tc>
          <w:tcPr>
            <w:tcW w:w="6521" w:type="dxa"/>
          </w:tcPr>
          <w:p w14:paraId="2655A692" w14:textId="77777777" w:rsidR="00E754D6" w:rsidRDefault="00000000">
            <w:pPr>
              <w:spacing w:line="360" w:lineRule="auto"/>
              <w:rPr>
                <w:rFonts w:ascii="宋体" w:eastAsia="宋体" w:hAnsi="宋体"/>
                <w:color w:val="000000" w:themeColor="text1"/>
                <w:szCs w:val="21"/>
              </w:rPr>
            </w:pPr>
            <w:r>
              <w:rPr>
                <w:rFonts w:ascii="宋体" w:eastAsia="宋体" w:hAnsi="宋体" w:hint="eastAsia"/>
                <w:color w:val="000000" w:themeColor="text1"/>
                <w:szCs w:val="21"/>
              </w:rPr>
              <w:t>《</w:t>
            </w:r>
            <w:r>
              <w:rPr>
                <w:rFonts w:ascii="宋体" w:eastAsia="宋体" w:hAnsi="宋体" w:hint="eastAsia"/>
                <w:color w:val="000000" w:themeColor="text1"/>
              </w:rPr>
              <w:t>构建之法（第二版）</w:t>
            </w:r>
            <w:r>
              <w:rPr>
                <w:rFonts w:ascii="宋体" w:eastAsia="宋体" w:hAnsi="宋体" w:hint="eastAsia"/>
                <w:color w:val="000000" w:themeColor="text1"/>
                <w:szCs w:val="21"/>
              </w:rPr>
              <w:t>》，人民邮电出版社，2015</w:t>
            </w:r>
          </w:p>
        </w:tc>
        <w:tc>
          <w:tcPr>
            <w:tcW w:w="1326" w:type="dxa"/>
          </w:tcPr>
          <w:p w14:paraId="3EE3EA62" w14:textId="77777777" w:rsidR="00E754D6" w:rsidRDefault="00000000">
            <w:pPr>
              <w:spacing w:line="360" w:lineRule="auto"/>
              <w:rPr>
                <w:rFonts w:ascii="宋体" w:eastAsia="宋体" w:hAnsi="宋体"/>
                <w:color w:val="000000" w:themeColor="text1"/>
                <w:szCs w:val="21"/>
              </w:rPr>
            </w:pPr>
            <w:r>
              <w:rPr>
                <w:rFonts w:ascii="宋体" w:eastAsia="宋体" w:hAnsi="宋体" w:hint="eastAsia"/>
                <w:color w:val="000000" w:themeColor="text1"/>
                <w:szCs w:val="21"/>
              </w:rPr>
              <w:t>邹欣</w:t>
            </w:r>
          </w:p>
        </w:tc>
      </w:tr>
      <w:tr w:rsidR="00E754D6" w14:paraId="1C570A63" w14:textId="77777777">
        <w:tc>
          <w:tcPr>
            <w:tcW w:w="675" w:type="dxa"/>
          </w:tcPr>
          <w:p w14:paraId="445A4909" w14:textId="77777777" w:rsidR="00E754D6" w:rsidRDefault="00000000">
            <w:pPr>
              <w:spacing w:line="360" w:lineRule="auto"/>
              <w:jc w:val="center"/>
              <w:rPr>
                <w:rFonts w:ascii="宋体" w:eastAsia="宋体" w:hAnsi="宋体"/>
                <w:color w:val="000000" w:themeColor="text1"/>
                <w:szCs w:val="21"/>
              </w:rPr>
            </w:pPr>
            <w:r>
              <w:rPr>
                <w:rFonts w:ascii="宋体" w:eastAsia="宋体" w:hAnsi="宋体" w:hint="eastAsia"/>
                <w:color w:val="000000" w:themeColor="text1"/>
                <w:szCs w:val="21"/>
              </w:rPr>
              <w:t>3</w:t>
            </w:r>
          </w:p>
        </w:tc>
        <w:tc>
          <w:tcPr>
            <w:tcW w:w="6521" w:type="dxa"/>
          </w:tcPr>
          <w:p w14:paraId="56B0AD78" w14:textId="77777777" w:rsidR="00E754D6" w:rsidRDefault="00000000">
            <w:pPr>
              <w:spacing w:line="360" w:lineRule="auto"/>
              <w:rPr>
                <w:rFonts w:ascii="宋体" w:eastAsia="宋体" w:hAnsi="宋体"/>
                <w:color w:val="000000" w:themeColor="text1"/>
                <w:szCs w:val="21"/>
              </w:rPr>
            </w:pPr>
            <w:r>
              <w:rPr>
                <w:rFonts w:ascii="宋体" w:eastAsia="宋体" w:hAnsi="宋体" w:hint="eastAsia"/>
                <w:color w:val="000000" w:themeColor="text1"/>
                <w:szCs w:val="21"/>
              </w:rPr>
              <w:t>《</w:t>
            </w:r>
            <w:r>
              <w:rPr>
                <w:rFonts w:ascii="宋体" w:eastAsia="宋体" w:hAnsi="宋体"/>
                <w:color w:val="000000" w:themeColor="text1"/>
                <w:szCs w:val="21"/>
              </w:rPr>
              <w:t>Test-Driven Development with Python</w:t>
            </w:r>
            <w:r>
              <w:rPr>
                <w:rFonts w:ascii="宋体" w:eastAsia="宋体" w:hAnsi="宋体" w:hint="eastAsia"/>
                <w:color w:val="000000" w:themeColor="text1"/>
                <w:szCs w:val="21"/>
              </w:rPr>
              <w:t>》，</w:t>
            </w:r>
            <w:r>
              <w:rPr>
                <w:rFonts w:ascii="宋体" w:eastAsia="宋体" w:hAnsi="宋体"/>
                <w:color w:val="000000" w:themeColor="text1"/>
                <w:szCs w:val="21"/>
              </w:rPr>
              <w:t>O'Reilly</w:t>
            </w:r>
            <w:r>
              <w:rPr>
                <w:rFonts w:ascii="宋体" w:eastAsia="宋体" w:hAnsi="宋体" w:hint="eastAsia"/>
                <w:color w:val="000000" w:themeColor="text1"/>
                <w:szCs w:val="21"/>
              </w:rPr>
              <w:t>，2014</w:t>
            </w:r>
          </w:p>
        </w:tc>
        <w:tc>
          <w:tcPr>
            <w:tcW w:w="1326" w:type="dxa"/>
          </w:tcPr>
          <w:p w14:paraId="52FBAE35" w14:textId="77777777" w:rsidR="00E754D6" w:rsidRDefault="00000000">
            <w:pPr>
              <w:spacing w:line="360" w:lineRule="auto"/>
              <w:rPr>
                <w:rFonts w:ascii="宋体" w:eastAsia="宋体" w:hAnsi="宋体"/>
                <w:color w:val="000000" w:themeColor="text1"/>
                <w:szCs w:val="21"/>
              </w:rPr>
            </w:pPr>
            <w:r>
              <w:rPr>
                <w:rFonts w:ascii="宋体" w:eastAsia="宋体" w:hAnsi="宋体"/>
                <w:color w:val="000000" w:themeColor="text1"/>
                <w:szCs w:val="21"/>
              </w:rPr>
              <w:t xml:space="preserve">Harry J. W </w:t>
            </w:r>
          </w:p>
        </w:tc>
      </w:tr>
    </w:tbl>
    <w:p w14:paraId="5236375A" w14:textId="77777777" w:rsidR="00E754D6" w:rsidRDefault="00E754D6">
      <w:pPr>
        <w:pStyle w:val="af3"/>
        <w:ind w:left="360" w:firstLineChars="0" w:firstLine="0"/>
        <w:rPr>
          <w:rFonts w:hint="eastAsia"/>
        </w:rPr>
      </w:pPr>
    </w:p>
    <w:p w14:paraId="04F66B2A" w14:textId="77777777" w:rsidR="00E754D6" w:rsidRDefault="00000000">
      <w:pPr>
        <w:pStyle w:val="1"/>
        <w:rPr>
          <w:rFonts w:ascii="华文中宋" w:eastAsia="华文中宋" w:hAnsi="华文中宋" w:hint="eastAsia"/>
          <w:sz w:val="32"/>
          <w:szCs w:val="32"/>
        </w:rPr>
      </w:pPr>
      <w:bookmarkStart w:id="9" w:name="_Toc149848660"/>
      <w:r>
        <w:rPr>
          <w:rFonts w:ascii="华文中宋" w:eastAsia="华文中宋" w:hAnsi="华文中宋" w:hint="eastAsia"/>
          <w:sz w:val="32"/>
          <w:szCs w:val="32"/>
        </w:rPr>
        <w:lastRenderedPageBreak/>
        <w:t>二、系统结构模型</w:t>
      </w:r>
      <w:bookmarkEnd w:id="9"/>
    </w:p>
    <w:p w14:paraId="7C79DA35" w14:textId="77777777" w:rsidR="00E754D6" w:rsidRDefault="00000000">
      <w:pPr>
        <w:pStyle w:val="2"/>
        <w:rPr>
          <w:rFonts w:hint="eastAsia"/>
        </w:rPr>
      </w:pPr>
      <w:bookmarkStart w:id="10" w:name="_Toc149848661"/>
      <w:r>
        <w:rPr>
          <w:rFonts w:hint="eastAsia"/>
        </w:rPr>
        <w:t>1</w:t>
      </w:r>
      <w:r>
        <w:rPr>
          <w:rFonts w:hint="eastAsia"/>
        </w:rPr>
        <w:t>、初始对象表</w:t>
      </w:r>
      <w:bookmarkEnd w:id="10"/>
    </w:p>
    <w:p w14:paraId="69B52D0B" w14:textId="77777777" w:rsidR="00E754D6" w:rsidRDefault="00000000">
      <w:pPr>
        <w:jc w:val="center"/>
        <w:rPr>
          <w:rFonts w:hint="eastAsia"/>
          <w:lang w:eastAsia="zh"/>
        </w:rPr>
      </w:pPr>
      <w:r>
        <w:rPr>
          <w:rFonts w:hint="eastAsia"/>
          <w:noProof/>
          <w:lang w:eastAsia="zh"/>
        </w:rPr>
        <w:drawing>
          <wp:inline distT="0" distB="0" distL="114300" distR="114300" wp14:anchorId="7EA5CDD4" wp14:editId="39D63CDF">
            <wp:extent cx="5833745" cy="3046730"/>
            <wp:effectExtent l="0" t="0" r="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7"/>
                    <a:stretch>
                      <a:fillRect/>
                    </a:stretch>
                  </pic:blipFill>
                  <pic:spPr>
                    <a:xfrm>
                      <a:off x="0" y="0"/>
                      <a:ext cx="5851163" cy="3056156"/>
                    </a:xfrm>
                    <a:prstGeom prst="rect">
                      <a:avLst/>
                    </a:prstGeom>
                  </pic:spPr>
                </pic:pic>
              </a:graphicData>
            </a:graphic>
          </wp:inline>
        </w:drawing>
      </w:r>
    </w:p>
    <w:p w14:paraId="668E00B2" w14:textId="77777777" w:rsidR="00E754D6" w:rsidRDefault="00000000">
      <w:pPr>
        <w:spacing w:line="360" w:lineRule="auto"/>
        <w:jc w:val="center"/>
        <w:rPr>
          <w:rFonts w:ascii="宋体" w:eastAsia="宋体" w:hAnsi="宋体"/>
          <w:szCs w:val="21"/>
        </w:rPr>
      </w:pPr>
      <w:r>
        <w:rPr>
          <w:rFonts w:ascii="宋体" w:eastAsia="宋体" w:hAnsi="宋体"/>
          <w:szCs w:val="21"/>
        </w:rPr>
        <w:t>初始对象/类表：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2268"/>
        <w:gridCol w:w="4728"/>
      </w:tblGrid>
      <w:tr w:rsidR="00E754D6" w14:paraId="4862DF96" w14:textId="77777777">
        <w:tc>
          <w:tcPr>
            <w:tcW w:w="1526" w:type="dxa"/>
            <w:vAlign w:val="center"/>
          </w:tcPr>
          <w:p w14:paraId="70BD969C" w14:textId="77777777" w:rsidR="00E754D6" w:rsidRDefault="00000000">
            <w:pPr>
              <w:spacing w:line="360" w:lineRule="auto"/>
              <w:jc w:val="center"/>
              <w:rPr>
                <w:rFonts w:ascii="宋体" w:eastAsia="宋体" w:hAnsi="宋体"/>
                <w:szCs w:val="21"/>
              </w:rPr>
            </w:pPr>
            <w:r>
              <w:rPr>
                <w:rFonts w:ascii="宋体" w:eastAsia="宋体" w:hAnsi="宋体"/>
                <w:szCs w:val="21"/>
              </w:rPr>
              <w:t>可能的类</w:t>
            </w:r>
          </w:p>
        </w:tc>
        <w:tc>
          <w:tcPr>
            <w:tcW w:w="2268" w:type="dxa"/>
            <w:vAlign w:val="center"/>
          </w:tcPr>
          <w:p w14:paraId="3447D8BB" w14:textId="77777777" w:rsidR="00E754D6" w:rsidRDefault="00000000">
            <w:pPr>
              <w:spacing w:line="360" w:lineRule="auto"/>
              <w:jc w:val="center"/>
              <w:rPr>
                <w:rFonts w:ascii="宋体" w:eastAsia="宋体" w:hAnsi="宋体"/>
                <w:szCs w:val="21"/>
              </w:rPr>
            </w:pPr>
            <w:r>
              <w:rPr>
                <w:rFonts w:ascii="宋体" w:eastAsia="宋体" w:hAnsi="宋体"/>
                <w:szCs w:val="21"/>
              </w:rPr>
              <w:t>英文类名</w:t>
            </w:r>
          </w:p>
        </w:tc>
        <w:tc>
          <w:tcPr>
            <w:tcW w:w="4728" w:type="dxa"/>
            <w:vAlign w:val="center"/>
          </w:tcPr>
          <w:p w14:paraId="435253BA" w14:textId="77777777" w:rsidR="00E754D6" w:rsidRDefault="00000000">
            <w:pPr>
              <w:spacing w:line="360" w:lineRule="auto"/>
              <w:jc w:val="center"/>
              <w:rPr>
                <w:rFonts w:ascii="宋体" w:eastAsia="宋体" w:hAnsi="宋体"/>
                <w:szCs w:val="21"/>
              </w:rPr>
            </w:pPr>
            <w:r>
              <w:rPr>
                <w:rFonts w:ascii="宋体" w:eastAsia="宋体" w:hAnsi="宋体"/>
                <w:szCs w:val="21"/>
              </w:rPr>
              <w:t>简单描述</w:t>
            </w:r>
          </w:p>
        </w:tc>
      </w:tr>
      <w:tr w:rsidR="00E754D6" w14:paraId="520E825C" w14:textId="77777777">
        <w:tc>
          <w:tcPr>
            <w:tcW w:w="1526" w:type="dxa"/>
            <w:vAlign w:val="center"/>
          </w:tcPr>
          <w:p w14:paraId="14284F3E" w14:textId="77777777" w:rsidR="00E754D6" w:rsidRDefault="00000000">
            <w:pPr>
              <w:spacing w:line="360" w:lineRule="auto"/>
              <w:jc w:val="center"/>
              <w:rPr>
                <w:rFonts w:ascii="宋体" w:eastAsia="宋体" w:hAnsi="宋体"/>
                <w:szCs w:val="21"/>
              </w:rPr>
            </w:pPr>
            <w:r>
              <w:rPr>
                <w:rFonts w:ascii="宋体" w:eastAsia="宋体" w:hAnsi="宋体"/>
                <w:szCs w:val="21"/>
              </w:rPr>
              <w:t>用户</w:t>
            </w:r>
          </w:p>
        </w:tc>
        <w:tc>
          <w:tcPr>
            <w:tcW w:w="2268" w:type="dxa"/>
            <w:vAlign w:val="center"/>
          </w:tcPr>
          <w:p w14:paraId="6974B784" w14:textId="77777777" w:rsidR="00E754D6" w:rsidRDefault="00000000">
            <w:pPr>
              <w:spacing w:line="360" w:lineRule="auto"/>
              <w:jc w:val="center"/>
              <w:rPr>
                <w:rFonts w:ascii="宋体" w:eastAsia="宋体" w:hAnsi="宋体"/>
                <w:szCs w:val="21"/>
              </w:rPr>
            </w:pPr>
            <w:r>
              <w:rPr>
                <w:rFonts w:ascii="宋体" w:eastAsia="宋体" w:hAnsi="宋体"/>
                <w:szCs w:val="21"/>
              </w:rPr>
              <w:t>User</w:t>
            </w:r>
          </w:p>
        </w:tc>
        <w:tc>
          <w:tcPr>
            <w:tcW w:w="4728" w:type="dxa"/>
            <w:vAlign w:val="center"/>
          </w:tcPr>
          <w:p w14:paraId="3DB1336C"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该类是</w:t>
            </w:r>
            <w:r>
              <w:rPr>
                <w:rFonts w:ascii="宋体" w:eastAsia="宋体" w:hAnsi="宋体" w:hint="eastAsia"/>
                <w:szCs w:val="21"/>
                <w:lang w:eastAsia="zh"/>
              </w:rPr>
              <w:t>商家</w:t>
            </w:r>
            <w:r>
              <w:rPr>
                <w:rFonts w:ascii="宋体" w:eastAsia="宋体" w:hAnsi="宋体" w:hint="eastAsia"/>
                <w:szCs w:val="21"/>
              </w:rPr>
              <w:t>类、</w:t>
            </w:r>
            <w:r>
              <w:rPr>
                <w:rFonts w:ascii="宋体" w:eastAsia="宋体" w:hAnsi="宋体" w:hint="eastAsia"/>
                <w:szCs w:val="21"/>
                <w:lang w:eastAsia="zh"/>
              </w:rPr>
              <w:t>顾客</w:t>
            </w:r>
            <w:r>
              <w:rPr>
                <w:rFonts w:ascii="宋体" w:eastAsia="宋体" w:hAnsi="宋体" w:hint="eastAsia"/>
                <w:szCs w:val="21"/>
              </w:rPr>
              <w:t>类的基类，用于提供两个类共有的属性和操作。</w:t>
            </w:r>
          </w:p>
        </w:tc>
      </w:tr>
      <w:tr w:rsidR="00E754D6" w14:paraId="11159EB0" w14:textId="77777777">
        <w:tc>
          <w:tcPr>
            <w:tcW w:w="1526" w:type="dxa"/>
            <w:vAlign w:val="center"/>
          </w:tcPr>
          <w:p w14:paraId="11ABF23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商家</w:t>
            </w:r>
          </w:p>
        </w:tc>
        <w:tc>
          <w:tcPr>
            <w:tcW w:w="2268" w:type="dxa"/>
            <w:vAlign w:val="center"/>
          </w:tcPr>
          <w:p w14:paraId="0C7900CE" w14:textId="77777777" w:rsidR="00E754D6" w:rsidRDefault="00000000">
            <w:pPr>
              <w:spacing w:line="360" w:lineRule="auto"/>
              <w:jc w:val="center"/>
              <w:rPr>
                <w:rFonts w:ascii="宋体" w:eastAsia="宋体" w:hAnsi="宋体"/>
                <w:szCs w:val="21"/>
              </w:rPr>
            </w:pPr>
            <w:r>
              <w:rPr>
                <w:rFonts w:ascii="宋体" w:eastAsia="宋体" w:hAnsi="宋体" w:hint="eastAsia"/>
                <w:szCs w:val="21"/>
              </w:rPr>
              <w:t>Administrator</w:t>
            </w:r>
          </w:p>
        </w:tc>
        <w:tc>
          <w:tcPr>
            <w:tcW w:w="4728" w:type="dxa"/>
            <w:vAlign w:val="center"/>
          </w:tcPr>
          <w:p w14:paraId="19208EDE" w14:textId="77777777" w:rsidR="00E754D6" w:rsidRDefault="00000000">
            <w:pPr>
              <w:spacing w:line="360" w:lineRule="auto"/>
              <w:jc w:val="center"/>
              <w:rPr>
                <w:rFonts w:ascii="宋体" w:eastAsia="宋体" w:hAnsi="宋体"/>
                <w:szCs w:val="21"/>
              </w:rPr>
            </w:pPr>
            <w:r>
              <w:rPr>
                <w:rFonts w:ascii="宋体" w:eastAsia="宋体" w:hAnsi="宋体"/>
                <w:szCs w:val="21"/>
              </w:rPr>
              <w:t>实现菜品管理（上架、修改、下架）、菜单管理（增加、删除）等操作。</w:t>
            </w:r>
          </w:p>
        </w:tc>
      </w:tr>
      <w:tr w:rsidR="00E754D6" w14:paraId="4BF6235F" w14:textId="77777777">
        <w:tc>
          <w:tcPr>
            <w:tcW w:w="1526" w:type="dxa"/>
            <w:vAlign w:val="center"/>
          </w:tcPr>
          <w:p w14:paraId="057576B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顾客</w:t>
            </w:r>
          </w:p>
        </w:tc>
        <w:tc>
          <w:tcPr>
            <w:tcW w:w="2268" w:type="dxa"/>
            <w:vAlign w:val="center"/>
          </w:tcPr>
          <w:p w14:paraId="06582DD7" w14:textId="77777777" w:rsidR="00E754D6" w:rsidRDefault="00000000">
            <w:pPr>
              <w:spacing w:line="360" w:lineRule="auto"/>
              <w:jc w:val="center"/>
              <w:rPr>
                <w:rFonts w:ascii="宋体" w:eastAsia="宋体" w:hAnsi="宋体"/>
                <w:szCs w:val="21"/>
              </w:rPr>
            </w:pPr>
            <w:r>
              <w:rPr>
                <w:rFonts w:ascii="宋体" w:eastAsia="宋体" w:hAnsi="宋体" w:hint="eastAsia"/>
                <w:szCs w:val="21"/>
              </w:rPr>
              <w:t>Customer</w:t>
            </w:r>
          </w:p>
        </w:tc>
        <w:tc>
          <w:tcPr>
            <w:tcW w:w="4728" w:type="dxa"/>
            <w:vAlign w:val="center"/>
          </w:tcPr>
          <w:p w14:paraId="7FE33F08"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该类为普通用户，可以</w:t>
            </w:r>
            <w:r>
              <w:rPr>
                <w:rFonts w:ascii="宋体" w:eastAsia="宋体" w:hAnsi="宋体" w:hint="eastAsia"/>
                <w:szCs w:val="21"/>
                <w:lang w:eastAsia="zh"/>
              </w:rPr>
              <w:t>查看菜单菜品、下单、</w:t>
            </w:r>
            <w:r>
              <w:rPr>
                <w:rFonts w:ascii="宋体" w:eastAsia="宋体" w:hAnsi="宋体" w:hint="eastAsia"/>
                <w:szCs w:val="21"/>
              </w:rPr>
              <w:t>评论</w:t>
            </w:r>
            <w:r>
              <w:rPr>
                <w:rFonts w:ascii="宋体" w:eastAsia="宋体" w:hAnsi="宋体" w:hint="eastAsia"/>
                <w:szCs w:val="21"/>
                <w:lang w:eastAsia="zh"/>
              </w:rPr>
              <w:t>、</w:t>
            </w:r>
            <w:proofErr w:type="gramStart"/>
            <w:r>
              <w:rPr>
                <w:rFonts w:ascii="宋体" w:eastAsia="宋体" w:hAnsi="宋体" w:hint="eastAsia"/>
                <w:szCs w:val="21"/>
                <w:lang w:eastAsia="zh"/>
              </w:rPr>
              <w:t>点赞</w:t>
            </w:r>
            <w:r>
              <w:rPr>
                <w:rFonts w:ascii="宋体" w:eastAsia="宋体" w:hAnsi="宋体" w:hint="eastAsia"/>
                <w:szCs w:val="21"/>
              </w:rPr>
              <w:t>等</w:t>
            </w:r>
            <w:proofErr w:type="gramEnd"/>
            <w:r>
              <w:rPr>
                <w:rFonts w:ascii="宋体" w:eastAsia="宋体" w:hAnsi="宋体" w:hint="eastAsia"/>
                <w:szCs w:val="21"/>
              </w:rPr>
              <w:t>操作。</w:t>
            </w:r>
          </w:p>
        </w:tc>
      </w:tr>
      <w:tr w:rsidR="00E754D6" w14:paraId="2DD687F2" w14:textId="77777777">
        <w:tc>
          <w:tcPr>
            <w:tcW w:w="1526" w:type="dxa"/>
            <w:vAlign w:val="center"/>
          </w:tcPr>
          <w:p w14:paraId="3CB7CAF4"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菜单</w:t>
            </w:r>
            <w:r>
              <w:rPr>
                <w:rFonts w:ascii="宋体" w:eastAsia="宋体" w:hAnsi="宋体" w:hint="eastAsia"/>
                <w:szCs w:val="21"/>
              </w:rPr>
              <w:t>类</w:t>
            </w:r>
          </w:p>
        </w:tc>
        <w:tc>
          <w:tcPr>
            <w:tcW w:w="2268" w:type="dxa"/>
            <w:vAlign w:val="center"/>
          </w:tcPr>
          <w:p w14:paraId="71F1CB81" w14:textId="77777777" w:rsidR="00E754D6" w:rsidRDefault="00000000">
            <w:pPr>
              <w:spacing w:line="360" w:lineRule="auto"/>
              <w:jc w:val="center"/>
              <w:rPr>
                <w:rFonts w:ascii="宋体" w:eastAsia="宋体" w:hAnsi="宋体"/>
                <w:szCs w:val="21"/>
              </w:rPr>
            </w:pPr>
            <w:r>
              <w:rPr>
                <w:rFonts w:ascii="宋体" w:eastAsia="宋体" w:hAnsi="宋体" w:hint="eastAsia"/>
                <w:szCs w:val="21"/>
              </w:rPr>
              <w:t>Menu</w:t>
            </w:r>
          </w:p>
        </w:tc>
        <w:tc>
          <w:tcPr>
            <w:tcW w:w="4728" w:type="dxa"/>
            <w:vAlign w:val="center"/>
          </w:tcPr>
          <w:p w14:paraId="6418FE09"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该类用于</w:t>
            </w:r>
            <w:r>
              <w:rPr>
                <w:rFonts w:ascii="宋体" w:eastAsia="宋体" w:hAnsi="宋体"/>
                <w:szCs w:val="21"/>
              </w:rPr>
              <w:t>承载上架的菜品。</w:t>
            </w:r>
          </w:p>
        </w:tc>
      </w:tr>
      <w:tr w:rsidR="00E754D6" w14:paraId="490E059E" w14:textId="77777777">
        <w:tc>
          <w:tcPr>
            <w:tcW w:w="1526" w:type="dxa"/>
            <w:vAlign w:val="center"/>
          </w:tcPr>
          <w:p w14:paraId="1A2A1F3D"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菜品</w:t>
            </w:r>
            <w:r>
              <w:rPr>
                <w:rFonts w:ascii="宋体" w:eastAsia="宋体" w:hAnsi="宋体" w:hint="eastAsia"/>
                <w:szCs w:val="21"/>
              </w:rPr>
              <w:t>类</w:t>
            </w:r>
          </w:p>
        </w:tc>
        <w:tc>
          <w:tcPr>
            <w:tcW w:w="2268" w:type="dxa"/>
            <w:vAlign w:val="center"/>
          </w:tcPr>
          <w:p w14:paraId="5CFD3635" w14:textId="77777777" w:rsidR="00E754D6" w:rsidRDefault="00000000">
            <w:pPr>
              <w:spacing w:line="360" w:lineRule="auto"/>
              <w:jc w:val="center"/>
              <w:rPr>
                <w:rFonts w:ascii="宋体" w:eastAsia="宋体" w:hAnsi="宋体"/>
                <w:szCs w:val="21"/>
              </w:rPr>
            </w:pPr>
            <w:r>
              <w:rPr>
                <w:rFonts w:ascii="宋体" w:eastAsia="宋体" w:hAnsi="宋体" w:hint="eastAsia"/>
                <w:szCs w:val="21"/>
              </w:rPr>
              <w:t>Dish</w:t>
            </w:r>
          </w:p>
        </w:tc>
        <w:tc>
          <w:tcPr>
            <w:tcW w:w="4728" w:type="dxa"/>
            <w:vAlign w:val="center"/>
          </w:tcPr>
          <w:p w14:paraId="7915814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该类</w:t>
            </w:r>
            <w:r>
              <w:rPr>
                <w:rFonts w:ascii="宋体" w:eastAsia="宋体" w:hAnsi="宋体" w:hint="eastAsia"/>
                <w:szCs w:val="21"/>
                <w:lang w:eastAsia="zh"/>
              </w:rPr>
              <w:t>用于</w:t>
            </w:r>
            <w:proofErr w:type="gramStart"/>
            <w:r>
              <w:rPr>
                <w:rFonts w:ascii="宋体" w:eastAsia="宋体" w:hAnsi="宋体" w:hint="eastAsia"/>
                <w:szCs w:val="21"/>
                <w:lang w:eastAsia="zh"/>
              </w:rPr>
              <w:t>商家发布菜</w:t>
            </w:r>
            <w:proofErr w:type="gramEnd"/>
            <w:r>
              <w:rPr>
                <w:rFonts w:ascii="宋体" w:eastAsia="宋体" w:hAnsi="宋体" w:hint="eastAsia"/>
                <w:szCs w:val="21"/>
                <w:lang w:eastAsia="zh"/>
              </w:rPr>
              <w:t>品信息，供顾客选择</w:t>
            </w:r>
          </w:p>
        </w:tc>
      </w:tr>
      <w:tr w:rsidR="00E754D6" w14:paraId="11FE9B36" w14:textId="77777777">
        <w:tc>
          <w:tcPr>
            <w:tcW w:w="1526" w:type="dxa"/>
            <w:vAlign w:val="center"/>
          </w:tcPr>
          <w:p w14:paraId="39FA637A"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订单类</w:t>
            </w:r>
          </w:p>
        </w:tc>
        <w:tc>
          <w:tcPr>
            <w:tcW w:w="2268" w:type="dxa"/>
            <w:vAlign w:val="center"/>
          </w:tcPr>
          <w:p w14:paraId="55C71A6F" w14:textId="77777777" w:rsidR="00E754D6" w:rsidRDefault="00000000">
            <w:pPr>
              <w:spacing w:line="360" w:lineRule="auto"/>
              <w:jc w:val="center"/>
              <w:rPr>
                <w:rFonts w:ascii="宋体" w:eastAsia="宋体" w:hAnsi="宋体"/>
                <w:szCs w:val="21"/>
              </w:rPr>
            </w:pPr>
            <w:r>
              <w:rPr>
                <w:rFonts w:ascii="宋体" w:eastAsia="宋体" w:hAnsi="宋体" w:hint="eastAsia"/>
                <w:szCs w:val="21"/>
              </w:rPr>
              <w:t>Order</w:t>
            </w:r>
          </w:p>
        </w:tc>
        <w:tc>
          <w:tcPr>
            <w:tcW w:w="4728" w:type="dxa"/>
            <w:vAlign w:val="center"/>
          </w:tcPr>
          <w:p w14:paraId="524DE95E"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该类用于</w:t>
            </w:r>
            <w:r>
              <w:rPr>
                <w:rFonts w:ascii="宋体" w:eastAsia="宋体" w:hAnsi="宋体"/>
                <w:szCs w:val="21"/>
              </w:rPr>
              <w:t>顾客选好菜品后提交生成，可查看历史订单。</w:t>
            </w:r>
          </w:p>
        </w:tc>
      </w:tr>
      <w:tr w:rsidR="00E754D6" w14:paraId="66B23B02" w14:textId="77777777">
        <w:tc>
          <w:tcPr>
            <w:tcW w:w="1526" w:type="dxa"/>
            <w:vAlign w:val="center"/>
          </w:tcPr>
          <w:p w14:paraId="28CA837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bdr w:val="none" w:sz="4" w:space="0" w:color="auto"/>
                <w:lang w:eastAsia="zh"/>
              </w:rPr>
              <w:t>订单详情类</w:t>
            </w:r>
          </w:p>
        </w:tc>
        <w:tc>
          <w:tcPr>
            <w:tcW w:w="2268" w:type="dxa"/>
            <w:vAlign w:val="center"/>
          </w:tcPr>
          <w:p w14:paraId="3984D36D"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rPr>
              <w:t>OrderDetail</w:t>
            </w:r>
            <w:proofErr w:type="spellEnd"/>
          </w:p>
        </w:tc>
        <w:tc>
          <w:tcPr>
            <w:tcW w:w="4728" w:type="dxa"/>
            <w:vAlign w:val="center"/>
          </w:tcPr>
          <w:p w14:paraId="583AC7C1"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该类关联订单类，用于记录所点菜品及其数量</w:t>
            </w:r>
          </w:p>
        </w:tc>
      </w:tr>
      <w:tr w:rsidR="00E754D6" w14:paraId="3B638FE0" w14:textId="77777777">
        <w:tc>
          <w:tcPr>
            <w:tcW w:w="1526" w:type="dxa"/>
            <w:vAlign w:val="center"/>
          </w:tcPr>
          <w:p w14:paraId="6F9514D8"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评价类</w:t>
            </w:r>
          </w:p>
        </w:tc>
        <w:tc>
          <w:tcPr>
            <w:tcW w:w="2268" w:type="dxa"/>
            <w:vAlign w:val="center"/>
          </w:tcPr>
          <w:p w14:paraId="454DA572" w14:textId="77777777" w:rsidR="00E754D6" w:rsidRDefault="00000000">
            <w:pPr>
              <w:spacing w:line="360" w:lineRule="auto"/>
              <w:jc w:val="center"/>
              <w:rPr>
                <w:rFonts w:ascii="宋体" w:eastAsia="宋体" w:hAnsi="宋体"/>
                <w:szCs w:val="21"/>
              </w:rPr>
            </w:pPr>
            <w:r>
              <w:rPr>
                <w:rFonts w:ascii="宋体" w:eastAsia="宋体" w:hAnsi="宋体" w:hint="eastAsia"/>
                <w:szCs w:val="21"/>
              </w:rPr>
              <w:t>Comment</w:t>
            </w:r>
          </w:p>
        </w:tc>
        <w:tc>
          <w:tcPr>
            <w:tcW w:w="4728" w:type="dxa"/>
            <w:vAlign w:val="center"/>
          </w:tcPr>
          <w:p w14:paraId="4ED0CD5F"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该类用于</w:t>
            </w:r>
            <w:r>
              <w:rPr>
                <w:rFonts w:ascii="宋体" w:eastAsia="宋体" w:hAnsi="宋体"/>
                <w:szCs w:val="21"/>
              </w:rPr>
              <w:t>顾客对菜品发表评价、打分，可查看、</w:t>
            </w:r>
            <w:r>
              <w:rPr>
                <w:rFonts w:ascii="宋体" w:eastAsia="宋体" w:hAnsi="宋体"/>
                <w:szCs w:val="21"/>
              </w:rPr>
              <w:lastRenderedPageBreak/>
              <w:t>删除，支持点赞功能。</w:t>
            </w:r>
          </w:p>
        </w:tc>
      </w:tr>
      <w:tr w:rsidR="00E754D6" w14:paraId="61EF70C1" w14:textId="77777777">
        <w:tc>
          <w:tcPr>
            <w:tcW w:w="1526" w:type="dxa"/>
            <w:vAlign w:val="center"/>
          </w:tcPr>
          <w:p w14:paraId="75936075" w14:textId="77777777" w:rsidR="00E754D6" w:rsidRDefault="00000000">
            <w:pPr>
              <w:spacing w:line="360" w:lineRule="auto"/>
              <w:jc w:val="center"/>
              <w:rPr>
                <w:rFonts w:ascii="宋体" w:eastAsia="宋体" w:hAnsi="宋体"/>
                <w:szCs w:val="21"/>
              </w:rPr>
            </w:pPr>
            <w:r>
              <w:rPr>
                <w:rFonts w:ascii="宋体" w:eastAsia="宋体" w:hAnsi="宋体" w:hint="eastAsia"/>
                <w:szCs w:val="21"/>
              </w:rPr>
              <w:lastRenderedPageBreak/>
              <w:t>收藏类</w:t>
            </w:r>
          </w:p>
        </w:tc>
        <w:tc>
          <w:tcPr>
            <w:tcW w:w="2268" w:type="dxa"/>
            <w:vAlign w:val="center"/>
          </w:tcPr>
          <w:p w14:paraId="31E871C6" w14:textId="77777777" w:rsidR="00E754D6" w:rsidRDefault="00000000">
            <w:pPr>
              <w:spacing w:line="360" w:lineRule="auto"/>
              <w:jc w:val="center"/>
              <w:rPr>
                <w:rFonts w:ascii="宋体" w:eastAsia="宋体" w:hAnsi="宋体"/>
                <w:szCs w:val="21"/>
              </w:rPr>
            </w:pPr>
            <w:r>
              <w:rPr>
                <w:rFonts w:ascii="宋体" w:eastAsia="宋体" w:hAnsi="宋体" w:hint="eastAsia"/>
                <w:szCs w:val="21"/>
              </w:rPr>
              <w:t>C</w:t>
            </w:r>
            <w:r>
              <w:rPr>
                <w:rFonts w:ascii="宋体" w:eastAsia="宋体" w:hAnsi="宋体"/>
                <w:szCs w:val="21"/>
              </w:rPr>
              <w:t>ollect</w:t>
            </w:r>
          </w:p>
        </w:tc>
        <w:tc>
          <w:tcPr>
            <w:tcW w:w="4728" w:type="dxa"/>
            <w:vAlign w:val="center"/>
          </w:tcPr>
          <w:p w14:paraId="3D6189C7"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该类用于</w:t>
            </w:r>
            <w:r>
              <w:rPr>
                <w:rFonts w:ascii="宋体" w:eastAsia="宋体" w:hAnsi="宋体"/>
                <w:szCs w:val="21"/>
              </w:rPr>
              <w:t>顾客用于收藏喜欢的菜品。</w:t>
            </w:r>
          </w:p>
        </w:tc>
      </w:tr>
    </w:tbl>
    <w:p w14:paraId="39C597AC" w14:textId="77777777" w:rsidR="00E754D6" w:rsidRDefault="00E754D6">
      <w:pPr>
        <w:spacing w:line="360" w:lineRule="auto"/>
        <w:jc w:val="center"/>
        <w:rPr>
          <w:rFonts w:ascii="宋体" w:eastAsia="宋体" w:hAnsi="宋体"/>
          <w:szCs w:val="21"/>
        </w:rPr>
      </w:pPr>
    </w:p>
    <w:p w14:paraId="6C58691D" w14:textId="77777777" w:rsidR="00E754D6" w:rsidRDefault="00000000">
      <w:pPr>
        <w:pStyle w:val="2"/>
        <w:rPr>
          <w:rFonts w:hint="eastAsia"/>
        </w:rPr>
      </w:pPr>
      <w:bookmarkStart w:id="11" w:name="_Toc149848662"/>
      <w:r>
        <w:rPr>
          <w:rFonts w:hint="eastAsia"/>
        </w:rPr>
        <w:t>2</w:t>
      </w:r>
      <w:r>
        <w:rPr>
          <w:rFonts w:hint="eastAsia"/>
        </w:rPr>
        <w:t>、</w:t>
      </w:r>
      <w:commentRangeStart w:id="12"/>
      <w:commentRangeStart w:id="13"/>
      <w:r>
        <w:rPr>
          <w:rFonts w:hint="eastAsia"/>
        </w:rPr>
        <w:t>初始类图</w:t>
      </w:r>
      <w:bookmarkEnd w:id="11"/>
      <w:commentRangeEnd w:id="12"/>
      <w:r>
        <w:rPr>
          <w:rStyle w:val="af0"/>
          <w:rFonts w:asciiTheme="minorHAnsi" w:eastAsiaTheme="minorEastAsia" w:hAnsiTheme="minorHAnsi" w:cstheme="minorBidi"/>
          <w:b w:val="0"/>
          <w:bCs w:val="0"/>
        </w:rPr>
        <w:commentReference w:id="12"/>
      </w:r>
      <w:commentRangeEnd w:id="13"/>
      <w:r>
        <w:commentReference w:id="13"/>
      </w:r>
    </w:p>
    <w:p w14:paraId="16C57041" w14:textId="77777777" w:rsidR="00E754D6" w:rsidRDefault="00000000">
      <w:pPr>
        <w:rPr>
          <w:rFonts w:hint="eastAsia"/>
          <w:lang w:eastAsia="zh"/>
        </w:rPr>
      </w:pPr>
      <w:r>
        <w:rPr>
          <w:rFonts w:hint="eastAsia"/>
          <w:noProof/>
          <w:lang w:eastAsia="zh"/>
        </w:rPr>
        <w:drawing>
          <wp:inline distT="0" distB="0" distL="114300" distR="114300" wp14:anchorId="6AE9FE6B" wp14:editId="2DD22CAF">
            <wp:extent cx="5269865" cy="2640965"/>
            <wp:effectExtent l="0" t="0" r="6985"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5269865" cy="2640965"/>
                    </a:xfrm>
                    <a:prstGeom prst="rect">
                      <a:avLst/>
                    </a:prstGeom>
                  </pic:spPr>
                </pic:pic>
              </a:graphicData>
            </a:graphic>
          </wp:inline>
        </w:drawing>
      </w:r>
    </w:p>
    <w:p w14:paraId="2F7024B0" w14:textId="77777777" w:rsidR="00E754D6" w:rsidRDefault="00000000">
      <w:pPr>
        <w:pStyle w:val="2"/>
        <w:rPr>
          <w:rFonts w:hint="eastAsia"/>
        </w:rPr>
      </w:pPr>
      <w:bookmarkStart w:id="16" w:name="_Toc149848663"/>
      <w:r>
        <w:rPr>
          <w:rFonts w:hint="eastAsia"/>
        </w:rPr>
        <w:t>3</w:t>
      </w:r>
      <w:r>
        <w:rPr>
          <w:rFonts w:hint="eastAsia"/>
        </w:rPr>
        <w:t>、细化类图</w:t>
      </w:r>
      <w:bookmarkEnd w:id="16"/>
    </w:p>
    <w:p w14:paraId="7C3C3AD1" w14:textId="77777777" w:rsidR="00E754D6" w:rsidRDefault="00000000">
      <w:pPr>
        <w:pStyle w:val="3"/>
        <w:rPr>
          <w:rFonts w:hint="eastAsia"/>
        </w:rPr>
      </w:pPr>
      <w:bookmarkStart w:id="17" w:name="_Toc149848664"/>
      <w:r>
        <w:rPr>
          <w:rFonts w:hint="eastAsia"/>
        </w:rPr>
        <w:t>3.1属性的识别</w:t>
      </w:r>
      <w:bookmarkEnd w:id="17"/>
    </w:p>
    <w:p w14:paraId="2DA95DB0" w14:textId="77777777" w:rsidR="00E754D6" w:rsidRDefault="00000000">
      <w:pPr>
        <w:spacing w:line="360" w:lineRule="auto"/>
        <w:jc w:val="left"/>
        <w:rPr>
          <w:rFonts w:ascii="宋体" w:eastAsia="宋体" w:hAnsi="宋体"/>
          <w:szCs w:val="21"/>
        </w:rPr>
      </w:pPr>
      <w:r>
        <w:rPr>
          <w:rFonts w:ascii="宋体" w:eastAsia="宋体" w:hAnsi="宋体" w:hint="eastAsia"/>
          <w:szCs w:val="21"/>
        </w:rPr>
        <w:t>（注</w:t>
      </w:r>
      <w:r>
        <w:rPr>
          <w:rFonts w:ascii="宋体" w:eastAsia="宋体" w:hAnsi="宋体"/>
          <w:szCs w:val="21"/>
        </w:rPr>
        <w:t>：每个属性</w:t>
      </w:r>
      <w:r>
        <w:rPr>
          <w:rFonts w:ascii="宋体" w:eastAsia="宋体" w:hAnsi="宋体" w:hint="eastAsia"/>
          <w:szCs w:val="21"/>
        </w:rPr>
        <w:t>表中</w:t>
      </w:r>
      <w:r>
        <w:rPr>
          <w:rFonts w:ascii="宋体" w:eastAsia="宋体" w:hAnsi="宋体"/>
          <w:szCs w:val="21"/>
        </w:rPr>
        <w:t>的第一</w:t>
      </w:r>
      <w:r>
        <w:rPr>
          <w:rFonts w:ascii="宋体" w:eastAsia="宋体" w:hAnsi="宋体" w:hint="eastAsia"/>
          <w:szCs w:val="21"/>
        </w:rPr>
        <w:t>个</w:t>
      </w:r>
      <w:r>
        <w:rPr>
          <w:rFonts w:ascii="宋体" w:eastAsia="宋体" w:hAnsi="宋体"/>
          <w:szCs w:val="21"/>
        </w:rPr>
        <w:t>属性，</w:t>
      </w:r>
      <w:r>
        <w:rPr>
          <w:rFonts w:ascii="宋体" w:eastAsia="宋体" w:hAnsi="宋体" w:hint="eastAsia"/>
          <w:szCs w:val="21"/>
        </w:rPr>
        <w:t>作为</w:t>
      </w:r>
      <w:r>
        <w:rPr>
          <w:rFonts w:ascii="宋体" w:eastAsia="宋体" w:hAnsi="宋体"/>
          <w:szCs w:val="21"/>
        </w:rPr>
        <w:t>primary key）</w:t>
      </w:r>
    </w:p>
    <w:p w14:paraId="557BE2DB" w14:textId="77777777" w:rsidR="00E754D6" w:rsidRDefault="00000000">
      <w:pPr>
        <w:spacing w:line="360" w:lineRule="auto"/>
        <w:jc w:val="left"/>
        <w:rPr>
          <w:rFonts w:ascii="宋体" w:eastAsia="宋体" w:hAnsi="宋体"/>
          <w:b/>
          <w:bCs/>
          <w:szCs w:val="21"/>
        </w:rPr>
      </w:pPr>
      <w:r>
        <w:rPr>
          <w:rFonts w:ascii="宋体" w:eastAsia="宋体" w:hAnsi="宋体"/>
          <w:b/>
          <w:bCs/>
          <w:szCs w:val="21"/>
        </w:rPr>
        <w:t>类名：</w:t>
      </w:r>
      <w:r>
        <w:rPr>
          <w:rFonts w:ascii="宋体" w:eastAsia="宋体" w:hAnsi="宋体" w:hint="eastAsia"/>
          <w:b/>
          <w:bCs/>
          <w:szCs w:val="21"/>
        </w:rPr>
        <w:t>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0CBAD510" w14:textId="77777777" w:rsidR="00E754D6" w:rsidRDefault="00000000">
      <w:pPr>
        <w:spacing w:line="360" w:lineRule="auto"/>
        <w:jc w:val="left"/>
        <w:rPr>
          <w:rFonts w:ascii="宋体" w:eastAsia="宋体" w:hAnsi="宋体"/>
          <w:b/>
          <w:bCs/>
          <w:szCs w:val="21"/>
        </w:rPr>
      </w:pPr>
      <w:r>
        <w:rPr>
          <w:rFonts w:ascii="宋体" w:eastAsia="宋体" w:hAnsi="宋体"/>
          <w:b/>
          <w:bCs/>
          <w:szCs w:val="21"/>
        </w:rPr>
        <w:t>属性表如表</w:t>
      </w:r>
      <w:r>
        <w:rPr>
          <w:rFonts w:ascii="宋体" w:eastAsia="宋体" w:hAnsi="宋体" w:hint="eastAsia"/>
          <w:b/>
          <w:bCs/>
          <w:szCs w:val="21"/>
        </w:rPr>
        <w:t>3.1</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所示：</w:t>
      </w:r>
    </w:p>
    <w:p w14:paraId="768C70B2"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 xml:space="preserve">.1 </w:t>
      </w:r>
      <w:r>
        <w:rPr>
          <w:rFonts w:ascii="宋体" w:eastAsia="宋体" w:hAnsi="宋体" w:hint="eastAsia"/>
          <w:szCs w:val="21"/>
        </w:rPr>
        <w:t>User</w:t>
      </w:r>
      <w:r>
        <w:rPr>
          <w:rFonts w:ascii="宋体" w:eastAsia="宋体" w:hAnsi="宋体"/>
          <w:szCs w:val="21"/>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58990FA9" w14:textId="77777777">
        <w:trPr>
          <w:jc w:val="center"/>
        </w:trPr>
        <w:tc>
          <w:tcPr>
            <w:tcW w:w="1832" w:type="dxa"/>
          </w:tcPr>
          <w:p w14:paraId="04CC4B1D"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277" w:type="dxa"/>
          </w:tcPr>
          <w:p w14:paraId="2C6A411F"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2335" w:type="dxa"/>
          </w:tcPr>
          <w:p w14:paraId="035114D6"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0373CA97"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2FAAFE6" w14:textId="77777777" w:rsidR="00E754D6" w:rsidRDefault="00000000">
            <w:pPr>
              <w:spacing w:line="360" w:lineRule="auto"/>
              <w:jc w:val="center"/>
              <w:rPr>
                <w:rFonts w:ascii="宋体" w:eastAsia="宋体" w:hAnsi="宋体"/>
                <w:szCs w:val="21"/>
              </w:rPr>
            </w:pPr>
            <w:r>
              <w:rPr>
                <w:rFonts w:ascii="宋体" w:eastAsia="宋体" w:hAnsi="宋体"/>
                <w:szCs w:val="21"/>
              </w:rPr>
              <w:t>用户ID</w:t>
            </w:r>
          </w:p>
        </w:tc>
        <w:tc>
          <w:tcPr>
            <w:tcW w:w="2277" w:type="dxa"/>
            <w:tcBorders>
              <w:top w:val="single" w:sz="4" w:space="0" w:color="auto"/>
              <w:left w:val="single" w:sz="4" w:space="0" w:color="auto"/>
              <w:bottom w:val="single" w:sz="4" w:space="0" w:color="auto"/>
              <w:right w:val="single" w:sz="4" w:space="0" w:color="auto"/>
            </w:tcBorders>
          </w:tcPr>
          <w:p w14:paraId="663ACB71"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userID</w:t>
            </w:r>
            <w:proofErr w:type="spellEnd"/>
          </w:p>
        </w:tc>
        <w:tc>
          <w:tcPr>
            <w:tcW w:w="2335" w:type="dxa"/>
            <w:tcBorders>
              <w:top w:val="single" w:sz="4" w:space="0" w:color="auto"/>
              <w:left w:val="single" w:sz="4" w:space="0" w:color="auto"/>
              <w:bottom w:val="single" w:sz="4" w:space="0" w:color="auto"/>
              <w:right w:val="single" w:sz="4" w:space="0" w:color="auto"/>
            </w:tcBorders>
          </w:tcPr>
          <w:p w14:paraId="789B936E"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01CF092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C2FBE6D" w14:textId="77777777" w:rsidR="00E754D6" w:rsidRDefault="00000000">
            <w:pPr>
              <w:spacing w:line="360" w:lineRule="auto"/>
              <w:jc w:val="center"/>
              <w:rPr>
                <w:rFonts w:ascii="宋体" w:eastAsia="宋体" w:hAnsi="宋体"/>
                <w:szCs w:val="21"/>
              </w:rPr>
            </w:pPr>
            <w:r>
              <w:rPr>
                <w:rFonts w:ascii="宋体" w:eastAsia="宋体" w:hAnsi="宋体" w:hint="eastAsia"/>
                <w:szCs w:val="21"/>
              </w:rPr>
              <w:t>登录密码</w:t>
            </w:r>
          </w:p>
        </w:tc>
        <w:tc>
          <w:tcPr>
            <w:tcW w:w="2277" w:type="dxa"/>
            <w:tcBorders>
              <w:top w:val="single" w:sz="4" w:space="0" w:color="auto"/>
              <w:left w:val="single" w:sz="4" w:space="0" w:color="auto"/>
              <w:bottom w:val="single" w:sz="4" w:space="0" w:color="auto"/>
              <w:right w:val="single" w:sz="4" w:space="0" w:color="auto"/>
            </w:tcBorders>
          </w:tcPr>
          <w:p w14:paraId="1EA91E96"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userPassword</w:t>
            </w:r>
            <w:proofErr w:type="spellEnd"/>
          </w:p>
        </w:tc>
        <w:tc>
          <w:tcPr>
            <w:tcW w:w="2335" w:type="dxa"/>
            <w:tcBorders>
              <w:top w:val="single" w:sz="4" w:space="0" w:color="auto"/>
              <w:left w:val="single" w:sz="4" w:space="0" w:color="auto"/>
              <w:bottom w:val="single" w:sz="4" w:space="0" w:color="auto"/>
              <w:right w:val="single" w:sz="4" w:space="0" w:color="auto"/>
            </w:tcBorders>
          </w:tcPr>
          <w:p w14:paraId="590722CD"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FF4D37" w14:paraId="077E841B"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08CB5A1" w14:textId="3B867E02" w:rsidR="00FF4D37" w:rsidRDefault="00FF4D37" w:rsidP="00FF4D37">
            <w:pPr>
              <w:spacing w:line="360" w:lineRule="auto"/>
              <w:jc w:val="center"/>
              <w:rPr>
                <w:rFonts w:ascii="宋体" w:eastAsia="宋体" w:hAnsi="宋体" w:hint="eastAsia"/>
                <w:szCs w:val="21"/>
              </w:rPr>
            </w:pPr>
            <w:ins w:id="18" w:author="毛毛妈" w:date="2025-11-07T21:18:00Z">
              <w:r>
                <w:rPr>
                  <w:rFonts w:ascii="宋体" w:eastAsia="宋体" w:hAnsi="宋体" w:hint="eastAsia"/>
                  <w:szCs w:val="21"/>
                </w:rPr>
                <w:t>用户类别</w:t>
              </w:r>
            </w:ins>
          </w:p>
        </w:tc>
        <w:tc>
          <w:tcPr>
            <w:tcW w:w="2277" w:type="dxa"/>
            <w:tcBorders>
              <w:top w:val="single" w:sz="4" w:space="0" w:color="auto"/>
              <w:left w:val="single" w:sz="4" w:space="0" w:color="auto"/>
              <w:bottom w:val="single" w:sz="4" w:space="0" w:color="auto"/>
              <w:right w:val="single" w:sz="4" w:space="0" w:color="auto"/>
            </w:tcBorders>
          </w:tcPr>
          <w:p w14:paraId="31208C33" w14:textId="77777777" w:rsidR="00FF4D37" w:rsidRDefault="00FF4D37" w:rsidP="00FF4D37">
            <w:pPr>
              <w:spacing w:line="360" w:lineRule="auto"/>
              <w:jc w:val="center"/>
              <w:rPr>
                <w:rFonts w:ascii="宋体" w:eastAsia="宋体" w:hAnsi="宋体"/>
                <w:szCs w:val="21"/>
              </w:rPr>
            </w:pPr>
          </w:p>
        </w:tc>
        <w:tc>
          <w:tcPr>
            <w:tcW w:w="2335" w:type="dxa"/>
            <w:tcBorders>
              <w:top w:val="single" w:sz="4" w:space="0" w:color="auto"/>
              <w:left w:val="single" w:sz="4" w:space="0" w:color="auto"/>
              <w:bottom w:val="single" w:sz="4" w:space="0" w:color="auto"/>
              <w:right w:val="single" w:sz="4" w:space="0" w:color="auto"/>
            </w:tcBorders>
          </w:tcPr>
          <w:p w14:paraId="48AF4889" w14:textId="19F0DDB6" w:rsidR="00FF4D37" w:rsidRDefault="00FF4D37" w:rsidP="00FF4D37">
            <w:pPr>
              <w:spacing w:line="360" w:lineRule="auto"/>
              <w:jc w:val="center"/>
              <w:rPr>
                <w:rFonts w:ascii="宋体" w:eastAsia="宋体" w:hAnsi="宋体"/>
                <w:szCs w:val="21"/>
              </w:rPr>
            </w:pPr>
            <w:ins w:id="19" w:author="毛毛妈" w:date="2025-11-07T21:18:00Z">
              <w:r>
                <w:rPr>
                  <w:rFonts w:ascii="宋体" w:eastAsia="宋体" w:hAnsi="宋体" w:hint="eastAsia"/>
                  <w:szCs w:val="21"/>
                </w:rPr>
                <w:t>商家/顾客</w:t>
              </w:r>
            </w:ins>
          </w:p>
        </w:tc>
      </w:tr>
    </w:tbl>
    <w:p w14:paraId="7E9F38F1" w14:textId="77777777" w:rsidR="00E754D6" w:rsidRDefault="00E754D6">
      <w:pPr>
        <w:spacing w:line="360" w:lineRule="auto"/>
        <w:rPr>
          <w:rFonts w:ascii="宋体" w:eastAsia="宋体" w:hAnsi="宋体"/>
          <w:szCs w:val="21"/>
        </w:rPr>
      </w:pPr>
    </w:p>
    <w:p w14:paraId="3D586798" w14:textId="77777777" w:rsidR="00E754D6" w:rsidRDefault="00000000">
      <w:pPr>
        <w:spacing w:line="360" w:lineRule="auto"/>
        <w:jc w:val="left"/>
        <w:rPr>
          <w:rFonts w:ascii="宋体" w:eastAsia="宋体" w:hAnsi="宋体"/>
          <w:b/>
          <w:bCs/>
          <w:szCs w:val="21"/>
        </w:rPr>
      </w:pPr>
      <w:r>
        <w:rPr>
          <w:rFonts w:ascii="宋体" w:eastAsia="宋体" w:hAnsi="宋体"/>
          <w:b/>
          <w:bCs/>
          <w:szCs w:val="21"/>
        </w:rPr>
        <w:t>类名：</w:t>
      </w:r>
      <w:r>
        <w:rPr>
          <w:rFonts w:ascii="宋体" w:eastAsia="宋体" w:hAnsi="宋体" w:hint="eastAsia"/>
          <w:b/>
          <w:bCs/>
          <w:szCs w:val="21"/>
        </w:rPr>
        <w:t>Administrator</w:t>
      </w:r>
      <w:r>
        <w:rPr>
          <w:rFonts w:ascii="宋体" w:eastAsia="宋体" w:hAnsi="宋体"/>
          <w:b/>
          <w:bCs/>
          <w:szCs w:val="21"/>
        </w:rPr>
        <w:t>（</w:t>
      </w:r>
      <w:r>
        <w:rPr>
          <w:rFonts w:ascii="宋体" w:eastAsia="宋体" w:hAnsi="宋体" w:hint="eastAsia"/>
          <w:b/>
          <w:bCs/>
          <w:szCs w:val="21"/>
          <w:lang w:eastAsia="zh"/>
        </w:rPr>
        <w:t>商家</w:t>
      </w:r>
      <w:r>
        <w:rPr>
          <w:rFonts w:ascii="宋体" w:eastAsia="宋体" w:hAnsi="宋体"/>
          <w:b/>
          <w:bCs/>
          <w:szCs w:val="21"/>
        </w:rPr>
        <w:t>类）</w:t>
      </w:r>
    </w:p>
    <w:p w14:paraId="038B0E4F" w14:textId="77777777" w:rsidR="00E754D6" w:rsidRDefault="00000000">
      <w:pPr>
        <w:spacing w:line="360" w:lineRule="auto"/>
        <w:jc w:val="left"/>
        <w:rPr>
          <w:rFonts w:ascii="宋体" w:eastAsia="宋体" w:hAnsi="宋体"/>
          <w:b/>
          <w:bCs/>
          <w:szCs w:val="21"/>
        </w:rPr>
      </w:pPr>
      <w:r>
        <w:rPr>
          <w:rFonts w:ascii="宋体" w:eastAsia="宋体" w:hAnsi="宋体"/>
          <w:b/>
          <w:bCs/>
          <w:szCs w:val="21"/>
        </w:rPr>
        <w:lastRenderedPageBreak/>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所示：</w:t>
      </w:r>
    </w:p>
    <w:p w14:paraId="08B0A93F"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commentRangeStart w:id="20"/>
      <w:commentRangeStart w:id="21"/>
      <w:r>
        <w:rPr>
          <w:rFonts w:ascii="宋体" w:eastAsia="宋体" w:hAnsi="宋体"/>
          <w:szCs w:val="21"/>
        </w:rPr>
        <w:t xml:space="preserve">2 </w:t>
      </w:r>
      <w:r>
        <w:rPr>
          <w:rFonts w:ascii="宋体" w:eastAsia="宋体" w:hAnsi="宋体" w:hint="eastAsia"/>
          <w:szCs w:val="21"/>
        </w:rPr>
        <w:t>Administrator</w:t>
      </w:r>
      <w:r>
        <w:rPr>
          <w:rFonts w:ascii="宋体" w:eastAsia="宋体" w:hAnsi="宋体"/>
          <w:szCs w:val="21"/>
        </w:rPr>
        <w:t>类属性表</w:t>
      </w:r>
      <w:commentRangeEnd w:id="20"/>
      <w:r>
        <w:commentReference w:id="20"/>
      </w:r>
      <w:commentRangeEnd w:id="21"/>
      <w:r w:rsidR="00FF4D37">
        <w:rPr>
          <w:rStyle w:val="af0"/>
        </w:rPr>
        <w:commentReference w:id="21"/>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3F24B9D4" w14:textId="77777777">
        <w:trPr>
          <w:jc w:val="center"/>
        </w:trPr>
        <w:tc>
          <w:tcPr>
            <w:tcW w:w="1832" w:type="dxa"/>
          </w:tcPr>
          <w:p w14:paraId="7C59805E"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277" w:type="dxa"/>
          </w:tcPr>
          <w:p w14:paraId="109E95FB"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2335" w:type="dxa"/>
          </w:tcPr>
          <w:p w14:paraId="2EEC6D2A"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239F9C14" w14:textId="77777777">
        <w:trPr>
          <w:trHeight w:val="90"/>
          <w:jc w:val="center"/>
        </w:trPr>
        <w:tc>
          <w:tcPr>
            <w:tcW w:w="1832" w:type="dxa"/>
          </w:tcPr>
          <w:p w14:paraId="7EF9BE1F" w14:textId="77777777" w:rsidR="00E754D6" w:rsidRDefault="00000000">
            <w:pPr>
              <w:spacing w:line="360" w:lineRule="auto"/>
              <w:jc w:val="center"/>
              <w:rPr>
                <w:rFonts w:ascii="宋体" w:eastAsia="宋体" w:hAnsi="宋体"/>
                <w:szCs w:val="21"/>
              </w:rPr>
            </w:pPr>
            <w:r>
              <w:rPr>
                <w:rFonts w:ascii="宋体" w:eastAsia="宋体" w:hAnsi="宋体"/>
                <w:szCs w:val="21"/>
              </w:rPr>
              <w:t>用户ID</w:t>
            </w:r>
          </w:p>
        </w:tc>
        <w:tc>
          <w:tcPr>
            <w:tcW w:w="2277" w:type="dxa"/>
          </w:tcPr>
          <w:p w14:paraId="4DFFAFBC"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userID</w:t>
            </w:r>
            <w:proofErr w:type="spellEnd"/>
          </w:p>
        </w:tc>
        <w:tc>
          <w:tcPr>
            <w:tcW w:w="2335" w:type="dxa"/>
          </w:tcPr>
          <w:p w14:paraId="65059E87"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558D3FBF" w14:textId="77777777">
        <w:trPr>
          <w:trHeight w:val="90"/>
          <w:jc w:val="center"/>
        </w:trPr>
        <w:tc>
          <w:tcPr>
            <w:tcW w:w="1832" w:type="dxa"/>
          </w:tcPr>
          <w:p w14:paraId="3D33687C" w14:textId="77777777" w:rsidR="00E754D6" w:rsidRDefault="00000000">
            <w:pPr>
              <w:spacing w:line="360" w:lineRule="auto"/>
              <w:jc w:val="center"/>
              <w:rPr>
                <w:rFonts w:ascii="宋体" w:eastAsia="宋体" w:hAnsi="宋体"/>
                <w:szCs w:val="21"/>
              </w:rPr>
            </w:pPr>
            <w:r>
              <w:rPr>
                <w:rFonts w:ascii="宋体" w:eastAsia="宋体" w:hAnsi="宋体" w:hint="eastAsia"/>
                <w:szCs w:val="21"/>
              </w:rPr>
              <w:t>登录密码</w:t>
            </w:r>
          </w:p>
        </w:tc>
        <w:tc>
          <w:tcPr>
            <w:tcW w:w="2277" w:type="dxa"/>
          </w:tcPr>
          <w:p w14:paraId="783C1FE1"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userPassword</w:t>
            </w:r>
            <w:proofErr w:type="spellEnd"/>
          </w:p>
        </w:tc>
        <w:tc>
          <w:tcPr>
            <w:tcW w:w="2335" w:type="dxa"/>
          </w:tcPr>
          <w:p w14:paraId="359FFBD7"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E754D6" w14:paraId="05AAEFBA" w14:textId="77777777">
        <w:trPr>
          <w:trHeight w:val="90"/>
          <w:jc w:val="center"/>
        </w:trPr>
        <w:tc>
          <w:tcPr>
            <w:tcW w:w="1832" w:type="dxa"/>
          </w:tcPr>
          <w:p w14:paraId="2684B4F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商家名称</w:t>
            </w:r>
          </w:p>
        </w:tc>
        <w:tc>
          <w:tcPr>
            <w:tcW w:w="2277" w:type="dxa"/>
          </w:tcPr>
          <w:p w14:paraId="53C7B471"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merchantName</w:t>
            </w:r>
            <w:proofErr w:type="spellEnd"/>
          </w:p>
        </w:tc>
        <w:tc>
          <w:tcPr>
            <w:tcW w:w="2335" w:type="dxa"/>
          </w:tcPr>
          <w:p w14:paraId="4B00FBE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r w:rsidR="00E754D6" w14:paraId="7134CD82" w14:textId="77777777">
        <w:trPr>
          <w:trHeight w:val="90"/>
          <w:jc w:val="center"/>
          <w:ins w:id="23" w:author="毛毛妈" w:date="2025-11-07T21:17:00Z"/>
        </w:trPr>
        <w:tc>
          <w:tcPr>
            <w:tcW w:w="1832" w:type="dxa"/>
          </w:tcPr>
          <w:p w14:paraId="12629D7B" w14:textId="77777777" w:rsidR="00E754D6" w:rsidRDefault="00000000">
            <w:pPr>
              <w:spacing w:line="360" w:lineRule="auto"/>
              <w:jc w:val="center"/>
              <w:rPr>
                <w:ins w:id="24" w:author="毛毛妈" w:date="2025-11-07T21:17:00Z"/>
                <w:rFonts w:ascii="宋体" w:eastAsia="宋体" w:hAnsi="宋体"/>
                <w:szCs w:val="21"/>
              </w:rPr>
            </w:pPr>
            <w:ins w:id="25" w:author="毛毛妈" w:date="2025-11-07T21:18:00Z">
              <w:r>
                <w:rPr>
                  <w:rFonts w:ascii="宋体" w:eastAsia="宋体" w:hAnsi="宋体" w:hint="eastAsia"/>
                  <w:szCs w:val="21"/>
                </w:rPr>
                <w:t>用户类别</w:t>
              </w:r>
            </w:ins>
          </w:p>
        </w:tc>
        <w:tc>
          <w:tcPr>
            <w:tcW w:w="2277" w:type="dxa"/>
          </w:tcPr>
          <w:p w14:paraId="6C403F76" w14:textId="77777777" w:rsidR="00E754D6" w:rsidRDefault="00E754D6">
            <w:pPr>
              <w:spacing w:line="360" w:lineRule="auto"/>
              <w:jc w:val="center"/>
              <w:rPr>
                <w:ins w:id="26" w:author="毛毛妈" w:date="2025-11-07T21:17:00Z"/>
                <w:rFonts w:ascii="宋体" w:eastAsia="宋体" w:hAnsi="宋体"/>
                <w:szCs w:val="21"/>
              </w:rPr>
            </w:pPr>
          </w:p>
        </w:tc>
        <w:tc>
          <w:tcPr>
            <w:tcW w:w="2335" w:type="dxa"/>
          </w:tcPr>
          <w:p w14:paraId="77CF9284" w14:textId="5C39DA7C" w:rsidR="00E754D6" w:rsidRDefault="00000000">
            <w:pPr>
              <w:spacing w:line="360" w:lineRule="auto"/>
              <w:jc w:val="center"/>
              <w:rPr>
                <w:ins w:id="27" w:author="毛毛妈" w:date="2025-11-07T21:17:00Z"/>
                <w:rFonts w:ascii="宋体" w:eastAsia="宋体" w:hAnsi="宋体"/>
                <w:szCs w:val="21"/>
              </w:rPr>
            </w:pPr>
            <w:ins w:id="28" w:author="毛毛妈" w:date="2025-11-07T21:18:00Z">
              <w:r>
                <w:rPr>
                  <w:rFonts w:ascii="宋体" w:eastAsia="宋体" w:hAnsi="宋体" w:hint="eastAsia"/>
                  <w:szCs w:val="21"/>
                </w:rPr>
                <w:t>商家/顾客</w:t>
              </w:r>
            </w:ins>
          </w:p>
        </w:tc>
      </w:tr>
    </w:tbl>
    <w:p w14:paraId="26D357A8" w14:textId="77777777" w:rsidR="00E754D6" w:rsidRDefault="00E754D6">
      <w:pPr>
        <w:spacing w:line="360" w:lineRule="auto"/>
        <w:jc w:val="center"/>
        <w:rPr>
          <w:rFonts w:ascii="宋体" w:eastAsia="宋体" w:hAnsi="宋体"/>
          <w:szCs w:val="21"/>
        </w:rPr>
      </w:pPr>
    </w:p>
    <w:p w14:paraId="14D696A2" w14:textId="77777777" w:rsidR="00E754D6" w:rsidRDefault="00000000">
      <w:pPr>
        <w:spacing w:line="360" w:lineRule="auto"/>
        <w:jc w:val="left"/>
        <w:rPr>
          <w:rFonts w:ascii="宋体" w:eastAsia="宋体" w:hAnsi="宋体"/>
          <w:b/>
          <w:bCs/>
          <w:szCs w:val="21"/>
        </w:rPr>
      </w:pPr>
      <w:r>
        <w:rPr>
          <w:rFonts w:ascii="宋体" w:eastAsia="宋体" w:hAnsi="宋体"/>
          <w:b/>
          <w:bCs/>
          <w:szCs w:val="21"/>
        </w:rPr>
        <w:t>类名：</w:t>
      </w:r>
      <w:r>
        <w:rPr>
          <w:rFonts w:ascii="宋体" w:eastAsia="宋体" w:hAnsi="宋体" w:hint="eastAsia"/>
          <w:b/>
          <w:bCs/>
          <w:szCs w:val="21"/>
          <w:lang w:eastAsia="zh"/>
        </w:rPr>
        <w:t>Customer</w:t>
      </w:r>
      <w:r>
        <w:rPr>
          <w:rFonts w:ascii="宋体" w:eastAsia="宋体" w:hAnsi="宋体"/>
          <w:b/>
          <w:bCs/>
          <w:szCs w:val="21"/>
        </w:rPr>
        <w:t>（</w:t>
      </w:r>
      <w:r>
        <w:rPr>
          <w:rFonts w:ascii="宋体" w:eastAsia="宋体" w:hAnsi="宋体" w:hint="eastAsia"/>
          <w:b/>
          <w:bCs/>
          <w:szCs w:val="21"/>
          <w:lang w:eastAsia="zh"/>
        </w:rPr>
        <w:t>顾客</w:t>
      </w:r>
      <w:r>
        <w:rPr>
          <w:rFonts w:ascii="宋体" w:eastAsia="宋体" w:hAnsi="宋体"/>
          <w:b/>
          <w:bCs/>
          <w:szCs w:val="21"/>
        </w:rPr>
        <w:t>类）</w:t>
      </w:r>
    </w:p>
    <w:p w14:paraId="075D8D16" w14:textId="77777777" w:rsidR="00E754D6" w:rsidRDefault="00000000">
      <w:pPr>
        <w:spacing w:line="360" w:lineRule="auto"/>
        <w:jc w:val="left"/>
        <w:rPr>
          <w:rFonts w:ascii="宋体" w:eastAsia="宋体" w:hAnsi="宋体"/>
          <w:b/>
          <w:bCs/>
          <w:szCs w:val="21"/>
        </w:rPr>
      </w:pPr>
      <w:r>
        <w:rPr>
          <w:rFonts w:ascii="宋体" w:eastAsia="宋体" w:hAnsi="宋体"/>
          <w:b/>
          <w:bCs/>
          <w:szCs w:val="21"/>
        </w:rPr>
        <w:t>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3</w:t>
      </w:r>
      <w:r>
        <w:rPr>
          <w:rFonts w:ascii="宋体" w:eastAsia="宋体" w:hAnsi="宋体"/>
          <w:b/>
          <w:bCs/>
          <w:szCs w:val="21"/>
        </w:rPr>
        <w:t>所示：</w:t>
      </w:r>
    </w:p>
    <w:p w14:paraId="2AFA3C5E"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rPr>
        <w:t>3</w:t>
      </w:r>
      <w:r>
        <w:rPr>
          <w:rFonts w:ascii="宋体" w:eastAsia="宋体" w:hAnsi="宋体"/>
          <w:szCs w:val="21"/>
        </w:rPr>
        <w:t xml:space="preserve"> </w:t>
      </w:r>
      <w:r>
        <w:rPr>
          <w:rFonts w:ascii="宋体" w:eastAsia="宋体" w:hAnsi="宋体" w:hint="eastAsia"/>
          <w:szCs w:val="21"/>
          <w:lang w:eastAsia="zh"/>
        </w:rPr>
        <w:t>Customer</w:t>
      </w:r>
      <w:r>
        <w:rPr>
          <w:rFonts w:ascii="宋体" w:eastAsia="宋体" w:hAnsi="宋体"/>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7"/>
        <w:gridCol w:w="2611"/>
        <w:gridCol w:w="1766"/>
      </w:tblGrid>
      <w:tr w:rsidR="00E754D6" w14:paraId="47006FDB" w14:textId="77777777">
        <w:trPr>
          <w:jc w:val="center"/>
        </w:trPr>
        <w:tc>
          <w:tcPr>
            <w:tcW w:w="2067" w:type="dxa"/>
          </w:tcPr>
          <w:p w14:paraId="5CEA9E8A"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611" w:type="dxa"/>
          </w:tcPr>
          <w:p w14:paraId="2FD0FD69"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1766" w:type="dxa"/>
          </w:tcPr>
          <w:p w14:paraId="7F96607C"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34F64553" w14:textId="77777777">
        <w:trPr>
          <w:trHeight w:val="90"/>
          <w:jc w:val="center"/>
        </w:trPr>
        <w:tc>
          <w:tcPr>
            <w:tcW w:w="2067" w:type="dxa"/>
          </w:tcPr>
          <w:p w14:paraId="76CFF34E" w14:textId="77777777" w:rsidR="00E754D6" w:rsidRDefault="00000000">
            <w:pPr>
              <w:spacing w:line="360" w:lineRule="auto"/>
              <w:jc w:val="center"/>
              <w:rPr>
                <w:rFonts w:ascii="宋体" w:eastAsia="宋体" w:hAnsi="宋体"/>
                <w:szCs w:val="21"/>
              </w:rPr>
            </w:pPr>
            <w:r>
              <w:rPr>
                <w:rFonts w:ascii="宋体" w:eastAsia="宋体" w:hAnsi="宋体"/>
                <w:szCs w:val="21"/>
              </w:rPr>
              <w:t>用户ID</w:t>
            </w:r>
          </w:p>
        </w:tc>
        <w:tc>
          <w:tcPr>
            <w:tcW w:w="2611" w:type="dxa"/>
          </w:tcPr>
          <w:p w14:paraId="22B5F3DE"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userID</w:t>
            </w:r>
            <w:proofErr w:type="spellEnd"/>
          </w:p>
        </w:tc>
        <w:tc>
          <w:tcPr>
            <w:tcW w:w="1766" w:type="dxa"/>
          </w:tcPr>
          <w:p w14:paraId="3959614B"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7D3E12F7" w14:textId="77777777">
        <w:trPr>
          <w:trHeight w:val="90"/>
          <w:jc w:val="center"/>
        </w:trPr>
        <w:tc>
          <w:tcPr>
            <w:tcW w:w="2067" w:type="dxa"/>
          </w:tcPr>
          <w:p w14:paraId="66CE5B24" w14:textId="77777777" w:rsidR="00E754D6" w:rsidRDefault="00000000">
            <w:pPr>
              <w:spacing w:line="360" w:lineRule="auto"/>
              <w:jc w:val="center"/>
              <w:rPr>
                <w:rFonts w:ascii="宋体" w:eastAsia="宋体" w:hAnsi="宋体"/>
                <w:szCs w:val="21"/>
              </w:rPr>
            </w:pPr>
            <w:r>
              <w:rPr>
                <w:rFonts w:ascii="宋体" w:eastAsia="宋体" w:hAnsi="宋体" w:hint="eastAsia"/>
                <w:szCs w:val="21"/>
              </w:rPr>
              <w:t>登录密码</w:t>
            </w:r>
          </w:p>
        </w:tc>
        <w:tc>
          <w:tcPr>
            <w:tcW w:w="2611" w:type="dxa"/>
          </w:tcPr>
          <w:p w14:paraId="158B53B1"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userPassword</w:t>
            </w:r>
            <w:proofErr w:type="spellEnd"/>
          </w:p>
        </w:tc>
        <w:tc>
          <w:tcPr>
            <w:tcW w:w="1766" w:type="dxa"/>
          </w:tcPr>
          <w:p w14:paraId="1D165816"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FF4D37" w14:paraId="03BC0F7F" w14:textId="77777777">
        <w:trPr>
          <w:trHeight w:val="90"/>
          <w:jc w:val="center"/>
        </w:trPr>
        <w:tc>
          <w:tcPr>
            <w:tcW w:w="2067" w:type="dxa"/>
          </w:tcPr>
          <w:p w14:paraId="216908A9" w14:textId="39FAE21E" w:rsidR="00FF4D37" w:rsidRDefault="00FF4D37" w:rsidP="00FF4D37">
            <w:pPr>
              <w:spacing w:line="360" w:lineRule="auto"/>
              <w:jc w:val="center"/>
              <w:rPr>
                <w:rFonts w:ascii="宋体" w:eastAsia="宋体" w:hAnsi="宋体" w:hint="eastAsia"/>
                <w:szCs w:val="21"/>
              </w:rPr>
            </w:pPr>
            <w:ins w:id="29" w:author="毛毛妈" w:date="2025-11-07T21:18:00Z">
              <w:r>
                <w:rPr>
                  <w:rFonts w:ascii="宋体" w:eastAsia="宋体" w:hAnsi="宋体" w:hint="eastAsia"/>
                  <w:szCs w:val="21"/>
                </w:rPr>
                <w:t>用户类别</w:t>
              </w:r>
            </w:ins>
          </w:p>
        </w:tc>
        <w:tc>
          <w:tcPr>
            <w:tcW w:w="2611" w:type="dxa"/>
          </w:tcPr>
          <w:p w14:paraId="557E09EB" w14:textId="77777777" w:rsidR="00FF4D37" w:rsidRDefault="00FF4D37" w:rsidP="00FF4D37">
            <w:pPr>
              <w:spacing w:line="360" w:lineRule="auto"/>
              <w:jc w:val="center"/>
              <w:rPr>
                <w:rFonts w:ascii="宋体" w:eastAsia="宋体" w:hAnsi="宋体"/>
                <w:szCs w:val="21"/>
              </w:rPr>
            </w:pPr>
          </w:p>
        </w:tc>
        <w:tc>
          <w:tcPr>
            <w:tcW w:w="1766" w:type="dxa"/>
          </w:tcPr>
          <w:p w14:paraId="5F4F63FF" w14:textId="5B895FD5" w:rsidR="00FF4D37" w:rsidRDefault="00FF4D37" w:rsidP="00FF4D37">
            <w:pPr>
              <w:spacing w:line="360" w:lineRule="auto"/>
              <w:jc w:val="center"/>
              <w:rPr>
                <w:rFonts w:ascii="宋体" w:eastAsia="宋体" w:hAnsi="宋体"/>
                <w:szCs w:val="21"/>
              </w:rPr>
            </w:pPr>
            <w:ins w:id="30" w:author="毛毛妈" w:date="2025-11-07T21:18:00Z">
              <w:r>
                <w:rPr>
                  <w:rFonts w:ascii="宋体" w:eastAsia="宋体" w:hAnsi="宋体" w:hint="eastAsia"/>
                  <w:szCs w:val="21"/>
                </w:rPr>
                <w:t>商家/顾客</w:t>
              </w:r>
            </w:ins>
          </w:p>
        </w:tc>
      </w:tr>
      <w:tr w:rsidR="00FF4D37" w14:paraId="2857C9FB" w14:textId="77777777">
        <w:trPr>
          <w:trHeight w:val="90"/>
          <w:jc w:val="center"/>
        </w:trPr>
        <w:tc>
          <w:tcPr>
            <w:tcW w:w="2067" w:type="dxa"/>
          </w:tcPr>
          <w:p w14:paraId="516A78CD" w14:textId="77777777" w:rsidR="00FF4D37" w:rsidRDefault="00FF4D37" w:rsidP="00FF4D37">
            <w:pPr>
              <w:spacing w:line="360" w:lineRule="auto"/>
              <w:jc w:val="center"/>
              <w:rPr>
                <w:rFonts w:ascii="宋体" w:eastAsia="宋体" w:hAnsi="宋体"/>
                <w:szCs w:val="21"/>
                <w:lang w:eastAsia="zh"/>
              </w:rPr>
            </w:pPr>
            <w:r>
              <w:rPr>
                <w:rFonts w:ascii="宋体" w:eastAsia="宋体" w:hAnsi="宋体" w:hint="eastAsia"/>
                <w:szCs w:val="21"/>
                <w:lang w:eastAsia="zh"/>
              </w:rPr>
              <w:t>密保问题</w:t>
            </w:r>
          </w:p>
        </w:tc>
        <w:tc>
          <w:tcPr>
            <w:tcW w:w="2611" w:type="dxa"/>
          </w:tcPr>
          <w:p w14:paraId="7CA9400A" w14:textId="77777777" w:rsidR="00FF4D37" w:rsidRDefault="00FF4D37" w:rsidP="00FF4D37">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securityQuestion</w:t>
            </w:r>
            <w:proofErr w:type="spellEnd"/>
          </w:p>
        </w:tc>
        <w:tc>
          <w:tcPr>
            <w:tcW w:w="1766" w:type="dxa"/>
          </w:tcPr>
          <w:p w14:paraId="040AAB3C" w14:textId="77777777" w:rsidR="00FF4D37" w:rsidRDefault="00FF4D37" w:rsidP="00FF4D37">
            <w:pPr>
              <w:spacing w:line="360" w:lineRule="auto"/>
              <w:jc w:val="center"/>
              <w:rPr>
                <w:rFonts w:ascii="宋体" w:eastAsia="宋体" w:hAnsi="宋体"/>
                <w:szCs w:val="21"/>
              </w:rPr>
            </w:pPr>
            <w:r>
              <w:rPr>
                <w:rFonts w:ascii="宋体" w:eastAsia="宋体" w:hAnsi="宋体" w:hint="eastAsia"/>
                <w:szCs w:val="21"/>
              </w:rPr>
              <w:t>varchar</w:t>
            </w:r>
          </w:p>
        </w:tc>
      </w:tr>
      <w:tr w:rsidR="00FF4D37" w14:paraId="73CAD6D9" w14:textId="77777777">
        <w:trPr>
          <w:trHeight w:val="90"/>
          <w:jc w:val="center"/>
        </w:trPr>
        <w:tc>
          <w:tcPr>
            <w:tcW w:w="2067" w:type="dxa"/>
          </w:tcPr>
          <w:p w14:paraId="4AEC69F7" w14:textId="77777777" w:rsidR="00FF4D37" w:rsidRDefault="00FF4D37" w:rsidP="00FF4D37">
            <w:pPr>
              <w:spacing w:line="360" w:lineRule="auto"/>
              <w:jc w:val="center"/>
              <w:rPr>
                <w:rFonts w:ascii="宋体" w:eastAsia="宋体" w:hAnsi="宋体"/>
                <w:szCs w:val="21"/>
                <w:lang w:eastAsia="zh"/>
              </w:rPr>
            </w:pPr>
            <w:r>
              <w:rPr>
                <w:rFonts w:ascii="宋体" w:eastAsia="宋体" w:hAnsi="宋体" w:hint="eastAsia"/>
                <w:szCs w:val="21"/>
                <w:lang w:eastAsia="zh"/>
              </w:rPr>
              <w:t>密保答案</w:t>
            </w:r>
          </w:p>
        </w:tc>
        <w:tc>
          <w:tcPr>
            <w:tcW w:w="2611" w:type="dxa"/>
          </w:tcPr>
          <w:p w14:paraId="6AAA0304" w14:textId="77777777" w:rsidR="00FF4D37" w:rsidRDefault="00FF4D37" w:rsidP="00FF4D37">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securityAnswer</w:t>
            </w:r>
            <w:proofErr w:type="spellEnd"/>
          </w:p>
        </w:tc>
        <w:tc>
          <w:tcPr>
            <w:tcW w:w="1766" w:type="dxa"/>
          </w:tcPr>
          <w:p w14:paraId="1742ABF0" w14:textId="77777777" w:rsidR="00FF4D37" w:rsidRDefault="00FF4D37" w:rsidP="00FF4D37">
            <w:pPr>
              <w:spacing w:line="360" w:lineRule="auto"/>
              <w:jc w:val="center"/>
              <w:rPr>
                <w:rFonts w:ascii="宋体" w:eastAsia="宋体" w:hAnsi="宋体"/>
                <w:szCs w:val="21"/>
              </w:rPr>
            </w:pPr>
            <w:r>
              <w:rPr>
                <w:rFonts w:ascii="宋体" w:eastAsia="宋体" w:hAnsi="宋体" w:hint="eastAsia"/>
                <w:szCs w:val="21"/>
              </w:rPr>
              <w:t>v</w:t>
            </w:r>
            <w:r>
              <w:rPr>
                <w:rFonts w:ascii="宋体" w:eastAsia="宋体" w:hAnsi="宋体"/>
                <w:szCs w:val="21"/>
              </w:rPr>
              <w:t>archar</w:t>
            </w:r>
          </w:p>
        </w:tc>
      </w:tr>
    </w:tbl>
    <w:p w14:paraId="47A139AB" w14:textId="77777777" w:rsidR="00E754D6" w:rsidRDefault="00E754D6">
      <w:pPr>
        <w:spacing w:line="360" w:lineRule="auto"/>
        <w:jc w:val="left"/>
        <w:rPr>
          <w:rFonts w:ascii="宋体" w:eastAsia="宋体" w:hAnsi="宋体"/>
          <w:b/>
          <w:bCs/>
          <w:szCs w:val="21"/>
        </w:rPr>
      </w:pPr>
    </w:p>
    <w:p w14:paraId="0F2E3243"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hint="eastAsia"/>
          <w:b/>
          <w:bCs/>
          <w:szCs w:val="21"/>
          <w:lang w:eastAsia="zh"/>
        </w:rPr>
        <w:t>Menu</w:t>
      </w:r>
      <w:r>
        <w:rPr>
          <w:rFonts w:ascii="宋体" w:eastAsia="宋体" w:hAnsi="宋体" w:hint="eastAsia"/>
          <w:b/>
          <w:bCs/>
          <w:szCs w:val="21"/>
        </w:rPr>
        <w:t>（</w:t>
      </w:r>
      <w:r>
        <w:rPr>
          <w:rFonts w:ascii="宋体" w:eastAsia="宋体" w:hAnsi="宋体" w:hint="eastAsia"/>
          <w:b/>
          <w:bCs/>
          <w:szCs w:val="21"/>
          <w:lang w:eastAsia="zh"/>
        </w:rPr>
        <w:t>菜单</w:t>
      </w:r>
      <w:r>
        <w:rPr>
          <w:rFonts w:ascii="宋体" w:eastAsia="宋体" w:hAnsi="宋体" w:hint="eastAsia"/>
          <w:b/>
          <w:bCs/>
          <w:szCs w:val="21"/>
        </w:rPr>
        <w:t>类）</w:t>
      </w:r>
    </w:p>
    <w:p w14:paraId="7A4ADF58"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属性表如表3</w:t>
      </w:r>
      <w:r>
        <w:rPr>
          <w:rFonts w:ascii="宋体" w:eastAsia="宋体" w:hAnsi="宋体"/>
          <w:b/>
          <w:bCs/>
          <w:szCs w:val="21"/>
        </w:rPr>
        <w:t>.1.5</w:t>
      </w:r>
      <w:r>
        <w:rPr>
          <w:rFonts w:ascii="宋体" w:eastAsia="宋体" w:hAnsi="宋体" w:hint="eastAsia"/>
          <w:b/>
          <w:bCs/>
          <w:szCs w:val="21"/>
        </w:rPr>
        <w:t>所示：</w:t>
      </w:r>
    </w:p>
    <w:p w14:paraId="25673D37"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lang w:eastAsia="zh"/>
        </w:rPr>
        <w:t>4</w:t>
      </w:r>
      <w:r>
        <w:rPr>
          <w:rFonts w:ascii="宋体" w:eastAsia="宋体" w:hAnsi="宋体"/>
          <w:szCs w:val="21"/>
        </w:rPr>
        <w:t xml:space="preserve"> </w:t>
      </w:r>
      <w:r>
        <w:rPr>
          <w:rFonts w:ascii="宋体" w:eastAsia="宋体" w:hAnsi="宋体" w:hint="eastAsia"/>
          <w:szCs w:val="21"/>
          <w:lang w:eastAsia="zh"/>
        </w:rPr>
        <w:t>Menu</w:t>
      </w:r>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766"/>
        <w:gridCol w:w="2268"/>
      </w:tblGrid>
      <w:tr w:rsidR="00E754D6" w14:paraId="4628D54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4A41F68" w14:textId="77777777" w:rsidR="00E754D6" w:rsidRDefault="00000000">
            <w:pPr>
              <w:spacing w:line="360" w:lineRule="auto"/>
              <w:jc w:val="center"/>
              <w:rPr>
                <w:rFonts w:ascii="宋体" w:eastAsia="宋体" w:hAnsi="宋体"/>
                <w:szCs w:val="21"/>
              </w:rPr>
            </w:pPr>
            <w:r>
              <w:rPr>
                <w:rFonts w:ascii="宋体" w:eastAsia="宋体" w:hAnsi="宋体" w:hint="eastAsia"/>
                <w:szCs w:val="21"/>
              </w:rPr>
              <w:t>中文名</w:t>
            </w:r>
          </w:p>
        </w:tc>
        <w:tc>
          <w:tcPr>
            <w:tcW w:w="2766" w:type="dxa"/>
            <w:tcBorders>
              <w:top w:val="single" w:sz="4" w:space="0" w:color="auto"/>
              <w:left w:val="single" w:sz="4" w:space="0" w:color="auto"/>
              <w:bottom w:val="single" w:sz="4" w:space="0" w:color="auto"/>
              <w:right w:val="single" w:sz="4" w:space="0" w:color="auto"/>
            </w:tcBorders>
          </w:tcPr>
          <w:p w14:paraId="275583A4" w14:textId="77777777" w:rsidR="00E754D6" w:rsidRDefault="00000000">
            <w:pPr>
              <w:spacing w:line="360" w:lineRule="auto"/>
              <w:jc w:val="center"/>
              <w:rPr>
                <w:rFonts w:ascii="宋体" w:eastAsia="宋体" w:hAnsi="宋体"/>
                <w:szCs w:val="21"/>
              </w:rPr>
            </w:pPr>
            <w:r>
              <w:rPr>
                <w:rFonts w:ascii="宋体" w:eastAsia="宋体" w:hAnsi="宋体" w:hint="eastAsia"/>
                <w:szCs w:val="21"/>
              </w:rPr>
              <w:t>英文名</w:t>
            </w:r>
          </w:p>
        </w:tc>
        <w:tc>
          <w:tcPr>
            <w:tcW w:w="2268" w:type="dxa"/>
            <w:tcBorders>
              <w:top w:val="single" w:sz="4" w:space="0" w:color="auto"/>
              <w:left w:val="single" w:sz="4" w:space="0" w:color="auto"/>
              <w:bottom w:val="single" w:sz="4" w:space="0" w:color="auto"/>
              <w:right w:val="single" w:sz="4" w:space="0" w:color="auto"/>
            </w:tcBorders>
          </w:tcPr>
          <w:p w14:paraId="16A80086" w14:textId="77777777" w:rsidR="00E754D6" w:rsidRDefault="00000000">
            <w:pPr>
              <w:spacing w:line="360" w:lineRule="auto"/>
              <w:jc w:val="center"/>
              <w:rPr>
                <w:rFonts w:ascii="宋体" w:eastAsia="宋体" w:hAnsi="宋体"/>
                <w:szCs w:val="21"/>
              </w:rPr>
            </w:pPr>
            <w:r>
              <w:rPr>
                <w:rFonts w:ascii="宋体" w:eastAsia="宋体" w:hAnsi="宋体" w:hint="eastAsia"/>
                <w:szCs w:val="21"/>
              </w:rPr>
              <w:t>数据类型</w:t>
            </w:r>
          </w:p>
        </w:tc>
      </w:tr>
      <w:tr w:rsidR="00E754D6" w14:paraId="311B08EE"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278A819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菜单ID</w:t>
            </w:r>
          </w:p>
        </w:tc>
        <w:tc>
          <w:tcPr>
            <w:tcW w:w="2766" w:type="dxa"/>
            <w:tcBorders>
              <w:top w:val="single" w:sz="4" w:space="0" w:color="auto"/>
              <w:left w:val="single" w:sz="4" w:space="0" w:color="auto"/>
              <w:bottom w:val="single" w:sz="4" w:space="0" w:color="auto"/>
              <w:right w:val="single" w:sz="4" w:space="0" w:color="auto"/>
            </w:tcBorders>
          </w:tcPr>
          <w:p w14:paraId="07999F26"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menuID</w:t>
            </w:r>
            <w:proofErr w:type="spellEnd"/>
          </w:p>
        </w:tc>
        <w:tc>
          <w:tcPr>
            <w:tcW w:w="2268" w:type="dxa"/>
            <w:tcBorders>
              <w:top w:val="single" w:sz="4" w:space="0" w:color="auto"/>
              <w:left w:val="single" w:sz="4" w:space="0" w:color="auto"/>
              <w:bottom w:val="single" w:sz="4" w:space="0" w:color="auto"/>
              <w:right w:val="single" w:sz="4" w:space="0" w:color="auto"/>
            </w:tcBorders>
          </w:tcPr>
          <w:p w14:paraId="2B7B37D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r w:rsidR="00E754D6" w14:paraId="0BFB7C3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5325EA9"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菜单名</w:t>
            </w:r>
          </w:p>
        </w:tc>
        <w:tc>
          <w:tcPr>
            <w:tcW w:w="2766" w:type="dxa"/>
            <w:tcBorders>
              <w:top w:val="single" w:sz="4" w:space="0" w:color="auto"/>
              <w:left w:val="single" w:sz="4" w:space="0" w:color="auto"/>
              <w:bottom w:val="single" w:sz="4" w:space="0" w:color="auto"/>
              <w:right w:val="single" w:sz="4" w:space="0" w:color="auto"/>
            </w:tcBorders>
          </w:tcPr>
          <w:p w14:paraId="28666F2F"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menuName</w:t>
            </w:r>
            <w:proofErr w:type="spellEnd"/>
          </w:p>
        </w:tc>
        <w:tc>
          <w:tcPr>
            <w:tcW w:w="2268" w:type="dxa"/>
            <w:tcBorders>
              <w:top w:val="single" w:sz="4" w:space="0" w:color="auto"/>
              <w:left w:val="single" w:sz="4" w:space="0" w:color="auto"/>
              <w:bottom w:val="single" w:sz="4" w:space="0" w:color="auto"/>
              <w:right w:val="single" w:sz="4" w:space="0" w:color="auto"/>
            </w:tcBorders>
          </w:tcPr>
          <w:p w14:paraId="7CC4263A"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E754D6" w14:paraId="2819844B" w14:textId="77777777">
        <w:trPr>
          <w:trHeight w:val="90"/>
          <w:jc w:val="center"/>
          <w:ins w:id="31" w:author="毛毛妈" w:date="2025-11-07T21:19:00Z"/>
        </w:trPr>
        <w:tc>
          <w:tcPr>
            <w:tcW w:w="1832" w:type="dxa"/>
            <w:tcBorders>
              <w:top w:val="single" w:sz="4" w:space="0" w:color="auto"/>
              <w:left w:val="single" w:sz="4" w:space="0" w:color="auto"/>
              <w:bottom w:val="single" w:sz="4" w:space="0" w:color="auto"/>
              <w:right w:val="single" w:sz="4" w:space="0" w:color="auto"/>
            </w:tcBorders>
          </w:tcPr>
          <w:p w14:paraId="20804D89" w14:textId="402E43CC" w:rsidR="00E754D6" w:rsidRDefault="00E754D6">
            <w:pPr>
              <w:spacing w:line="360" w:lineRule="auto"/>
              <w:jc w:val="center"/>
              <w:rPr>
                <w:ins w:id="32" w:author="毛毛妈" w:date="2025-11-07T21:19:00Z"/>
                <w:rFonts w:ascii="宋体" w:eastAsia="宋体" w:hAnsi="宋体"/>
                <w:szCs w:val="21"/>
                <w:lang w:eastAsia="zh"/>
              </w:rPr>
            </w:pPr>
          </w:p>
        </w:tc>
        <w:tc>
          <w:tcPr>
            <w:tcW w:w="2766" w:type="dxa"/>
            <w:tcBorders>
              <w:top w:val="single" w:sz="4" w:space="0" w:color="auto"/>
              <w:left w:val="single" w:sz="4" w:space="0" w:color="auto"/>
              <w:bottom w:val="single" w:sz="4" w:space="0" w:color="auto"/>
              <w:right w:val="single" w:sz="4" w:space="0" w:color="auto"/>
            </w:tcBorders>
          </w:tcPr>
          <w:p w14:paraId="752B561D" w14:textId="77777777" w:rsidR="00E754D6" w:rsidRDefault="00E754D6">
            <w:pPr>
              <w:spacing w:line="360" w:lineRule="auto"/>
              <w:jc w:val="center"/>
              <w:rPr>
                <w:ins w:id="33" w:author="毛毛妈" w:date="2025-11-07T21:19:00Z"/>
                <w:rFonts w:ascii="宋体" w:eastAsia="宋体" w:hAnsi="宋体"/>
                <w:szCs w:val="21"/>
                <w:lang w:eastAsia="zh"/>
              </w:rPr>
            </w:pPr>
          </w:p>
        </w:tc>
        <w:tc>
          <w:tcPr>
            <w:tcW w:w="2268" w:type="dxa"/>
            <w:tcBorders>
              <w:top w:val="single" w:sz="4" w:space="0" w:color="auto"/>
              <w:left w:val="single" w:sz="4" w:space="0" w:color="auto"/>
              <w:bottom w:val="single" w:sz="4" w:space="0" w:color="auto"/>
              <w:right w:val="single" w:sz="4" w:space="0" w:color="auto"/>
            </w:tcBorders>
          </w:tcPr>
          <w:p w14:paraId="1A93831C" w14:textId="77777777" w:rsidR="00E754D6" w:rsidRDefault="00E754D6">
            <w:pPr>
              <w:spacing w:line="360" w:lineRule="auto"/>
              <w:jc w:val="center"/>
              <w:rPr>
                <w:ins w:id="34" w:author="毛毛妈" w:date="2025-11-07T21:19:00Z"/>
                <w:rFonts w:ascii="宋体" w:eastAsia="宋体" w:hAnsi="宋体"/>
                <w:szCs w:val="21"/>
              </w:rPr>
            </w:pPr>
          </w:p>
        </w:tc>
      </w:tr>
      <w:tr w:rsidR="00E754D6" w14:paraId="33C509E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2DB0735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创建时间</w:t>
            </w:r>
          </w:p>
        </w:tc>
        <w:tc>
          <w:tcPr>
            <w:tcW w:w="2766" w:type="dxa"/>
            <w:tcBorders>
              <w:top w:val="single" w:sz="4" w:space="0" w:color="auto"/>
              <w:left w:val="single" w:sz="4" w:space="0" w:color="auto"/>
              <w:bottom w:val="single" w:sz="4" w:space="0" w:color="auto"/>
              <w:right w:val="single" w:sz="4" w:space="0" w:color="auto"/>
            </w:tcBorders>
          </w:tcPr>
          <w:p w14:paraId="6546368F"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createTime</w:t>
            </w:r>
            <w:proofErr w:type="spellEnd"/>
          </w:p>
        </w:tc>
        <w:tc>
          <w:tcPr>
            <w:tcW w:w="2268" w:type="dxa"/>
            <w:tcBorders>
              <w:top w:val="single" w:sz="4" w:space="0" w:color="auto"/>
              <w:left w:val="single" w:sz="4" w:space="0" w:color="auto"/>
              <w:bottom w:val="single" w:sz="4" w:space="0" w:color="auto"/>
              <w:right w:val="single" w:sz="4" w:space="0" w:color="auto"/>
            </w:tcBorders>
          </w:tcPr>
          <w:p w14:paraId="51A7F73F"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dataTime</w:t>
            </w:r>
            <w:proofErr w:type="spellEnd"/>
          </w:p>
        </w:tc>
      </w:tr>
      <w:tr w:rsidR="00E754D6" w14:paraId="68740DE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4DD81E0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备注</w:t>
            </w:r>
          </w:p>
        </w:tc>
        <w:tc>
          <w:tcPr>
            <w:tcW w:w="2766" w:type="dxa"/>
            <w:tcBorders>
              <w:top w:val="single" w:sz="4" w:space="0" w:color="auto"/>
              <w:left w:val="single" w:sz="4" w:space="0" w:color="auto"/>
              <w:bottom w:val="single" w:sz="4" w:space="0" w:color="auto"/>
              <w:right w:val="single" w:sz="4" w:space="0" w:color="auto"/>
            </w:tcBorders>
          </w:tcPr>
          <w:p w14:paraId="7705540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remark</w:t>
            </w:r>
          </w:p>
        </w:tc>
        <w:tc>
          <w:tcPr>
            <w:tcW w:w="2268" w:type="dxa"/>
            <w:tcBorders>
              <w:top w:val="single" w:sz="4" w:space="0" w:color="auto"/>
              <w:left w:val="single" w:sz="4" w:space="0" w:color="auto"/>
              <w:bottom w:val="single" w:sz="4" w:space="0" w:color="auto"/>
              <w:right w:val="single" w:sz="4" w:space="0" w:color="auto"/>
            </w:tcBorders>
          </w:tcPr>
          <w:p w14:paraId="22747332"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bl>
    <w:p w14:paraId="49D8978E" w14:textId="77777777" w:rsidR="00E754D6" w:rsidRDefault="00E754D6">
      <w:pPr>
        <w:spacing w:line="360" w:lineRule="auto"/>
        <w:rPr>
          <w:rFonts w:ascii="宋体" w:eastAsia="宋体" w:hAnsi="宋体"/>
          <w:szCs w:val="21"/>
        </w:rPr>
      </w:pPr>
    </w:p>
    <w:p w14:paraId="153AF310" w14:textId="77777777" w:rsidR="00E754D6" w:rsidRDefault="00000000">
      <w:pPr>
        <w:spacing w:line="360" w:lineRule="auto"/>
        <w:jc w:val="left"/>
        <w:rPr>
          <w:rFonts w:ascii="宋体" w:eastAsia="宋体" w:hAnsi="宋体"/>
          <w:b/>
          <w:bCs/>
          <w:szCs w:val="21"/>
        </w:rPr>
      </w:pPr>
      <w:r>
        <w:rPr>
          <w:rFonts w:ascii="宋体" w:eastAsia="宋体" w:hAnsi="宋体"/>
          <w:b/>
          <w:bCs/>
          <w:szCs w:val="21"/>
        </w:rPr>
        <w:t>类名：</w:t>
      </w:r>
      <w:r>
        <w:rPr>
          <w:rFonts w:ascii="宋体" w:eastAsia="宋体" w:hAnsi="宋体" w:hint="eastAsia"/>
          <w:b/>
          <w:bCs/>
          <w:szCs w:val="21"/>
          <w:lang w:eastAsia="zh"/>
        </w:rPr>
        <w:t>Dish</w:t>
      </w:r>
      <w:r>
        <w:rPr>
          <w:rFonts w:ascii="宋体" w:eastAsia="宋体" w:hAnsi="宋体"/>
          <w:b/>
          <w:bCs/>
          <w:szCs w:val="21"/>
        </w:rPr>
        <w:t>（</w:t>
      </w:r>
      <w:r>
        <w:rPr>
          <w:rFonts w:ascii="宋体" w:eastAsia="宋体" w:hAnsi="宋体" w:hint="eastAsia"/>
          <w:b/>
          <w:bCs/>
          <w:szCs w:val="21"/>
          <w:lang w:eastAsia="zh"/>
        </w:rPr>
        <w:t>菜品</w:t>
      </w:r>
      <w:r>
        <w:rPr>
          <w:rFonts w:ascii="宋体" w:eastAsia="宋体" w:hAnsi="宋体"/>
          <w:b/>
          <w:bCs/>
          <w:szCs w:val="21"/>
        </w:rPr>
        <w:t>类）</w:t>
      </w:r>
    </w:p>
    <w:p w14:paraId="118B6370" w14:textId="77777777" w:rsidR="00E754D6" w:rsidRDefault="00000000">
      <w:pPr>
        <w:spacing w:line="360" w:lineRule="auto"/>
        <w:jc w:val="left"/>
        <w:rPr>
          <w:rFonts w:ascii="宋体" w:eastAsia="宋体" w:hAnsi="宋体"/>
          <w:b/>
          <w:bCs/>
          <w:szCs w:val="21"/>
        </w:rPr>
      </w:pPr>
      <w:r>
        <w:rPr>
          <w:rFonts w:ascii="宋体" w:eastAsia="宋体" w:hAnsi="宋体"/>
          <w:b/>
          <w:bCs/>
          <w:szCs w:val="21"/>
        </w:rPr>
        <w:lastRenderedPageBreak/>
        <w:t xml:space="preserve"> 属性表如表</w:t>
      </w:r>
      <w:r>
        <w:rPr>
          <w:rFonts w:ascii="宋体" w:eastAsia="宋体" w:hAnsi="宋体" w:hint="eastAsia"/>
          <w:b/>
          <w:bCs/>
          <w:szCs w:val="21"/>
        </w:rPr>
        <w:t>3</w:t>
      </w:r>
      <w:r>
        <w:rPr>
          <w:rFonts w:ascii="宋体" w:eastAsia="宋体" w:hAnsi="宋体"/>
          <w:b/>
          <w:bCs/>
          <w:szCs w:val="21"/>
        </w:rPr>
        <w:t>.</w:t>
      </w:r>
      <w:r>
        <w:rPr>
          <w:rFonts w:ascii="宋体" w:eastAsia="宋体" w:hAnsi="宋体" w:hint="eastAsia"/>
          <w:b/>
          <w:bCs/>
          <w:szCs w:val="21"/>
        </w:rPr>
        <w:t>1</w:t>
      </w:r>
      <w:r>
        <w:rPr>
          <w:rFonts w:ascii="宋体" w:eastAsia="宋体" w:hAnsi="宋体"/>
          <w:b/>
          <w:bCs/>
          <w:szCs w:val="21"/>
        </w:rPr>
        <w:t>.</w:t>
      </w:r>
      <w:r>
        <w:rPr>
          <w:rFonts w:ascii="宋体" w:eastAsia="宋体" w:hAnsi="宋体" w:hint="eastAsia"/>
          <w:b/>
          <w:bCs/>
          <w:szCs w:val="21"/>
        </w:rPr>
        <w:t>4</w:t>
      </w:r>
      <w:r>
        <w:rPr>
          <w:rFonts w:ascii="宋体" w:eastAsia="宋体" w:hAnsi="宋体"/>
          <w:b/>
          <w:bCs/>
          <w:szCs w:val="21"/>
        </w:rPr>
        <w:t>所示：</w:t>
      </w:r>
    </w:p>
    <w:p w14:paraId="2B728320"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w:t>
      </w:r>
      <w:r>
        <w:rPr>
          <w:rFonts w:ascii="宋体" w:eastAsia="宋体" w:hAnsi="宋体" w:hint="eastAsia"/>
          <w:szCs w:val="21"/>
        </w:rPr>
        <w:t>1</w:t>
      </w:r>
      <w:r>
        <w:rPr>
          <w:rFonts w:ascii="宋体" w:eastAsia="宋体" w:hAnsi="宋体"/>
          <w:szCs w:val="21"/>
        </w:rPr>
        <w:t>.</w:t>
      </w:r>
      <w:r>
        <w:rPr>
          <w:rFonts w:ascii="宋体" w:eastAsia="宋体" w:hAnsi="宋体" w:hint="eastAsia"/>
          <w:szCs w:val="21"/>
          <w:lang w:eastAsia="zh"/>
        </w:rPr>
        <w:t>5</w:t>
      </w:r>
      <w:r>
        <w:rPr>
          <w:rFonts w:ascii="宋体" w:eastAsia="宋体" w:hAnsi="宋体"/>
          <w:szCs w:val="21"/>
        </w:rPr>
        <w:t xml:space="preserve"> </w:t>
      </w:r>
      <w:r>
        <w:rPr>
          <w:rFonts w:ascii="宋体" w:eastAsia="宋体" w:hAnsi="宋体" w:hint="eastAsia"/>
          <w:szCs w:val="21"/>
          <w:lang w:eastAsia="zh"/>
        </w:rPr>
        <w:t>Dish</w:t>
      </w:r>
      <w:r>
        <w:rPr>
          <w:rFonts w:ascii="宋体" w:eastAsia="宋体" w:hAnsi="宋体"/>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21"/>
        <w:gridCol w:w="2091"/>
      </w:tblGrid>
      <w:tr w:rsidR="00E754D6" w14:paraId="132D6BA9" w14:textId="77777777">
        <w:trPr>
          <w:jc w:val="center"/>
        </w:trPr>
        <w:tc>
          <w:tcPr>
            <w:tcW w:w="1832" w:type="dxa"/>
          </w:tcPr>
          <w:p w14:paraId="631D2862"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521" w:type="dxa"/>
          </w:tcPr>
          <w:p w14:paraId="70A3158F"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2091" w:type="dxa"/>
          </w:tcPr>
          <w:p w14:paraId="3B7F069C"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3DB6AC25" w14:textId="77777777">
        <w:trPr>
          <w:jc w:val="center"/>
        </w:trPr>
        <w:tc>
          <w:tcPr>
            <w:tcW w:w="1832" w:type="dxa"/>
          </w:tcPr>
          <w:p w14:paraId="5087F5D4"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菜品ID</w:t>
            </w:r>
          </w:p>
        </w:tc>
        <w:tc>
          <w:tcPr>
            <w:tcW w:w="2521" w:type="dxa"/>
          </w:tcPr>
          <w:p w14:paraId="0AEEB224"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dishID</w:t>
            </w:r>
            <w:proofErr w:type="spellEnd"/>
          </w:p>
        </w:tc>
        <w:tc>
          <w:tcPr>
            <w:tcW w:w="2091" w:type="dxa"/>
          </w:tcPr>
          <w:p w14:paraId="0234C6A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r w:rsidR="00E754D6" w14:paraId="3E01B6C1" w14:textId="77777777">
        <w:trPr>
          <w:jc w:val="center"/>
        </w:trPr>
        <w:tc>
          <w:tcPr>
            <w:tcW w:w="1832" w:type="dxa"/>
          </w:tcPr>
          <w:p w14:paraId="23F6E45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菜品名</w:t>
            </w:r>
          </w:p>
        </w:tc>
        <w:tc>
          <w:tcPr>
            <w:tcW w:w="2521" w:type="dxa"/>
          </w:tcPr>
          <w:p w14:paraId="51A34A87"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dishName</w:t>
            </w:r>
            <w:proofErr w:type="spellEnd"/>
          </w:p>
        </w:tc>
        <w:tc>
          <w:tcPr>
            <w:tcW w:w="2091" w:type="dxa"/>
          </w:tcPr>
          <w:p w14:paraId="006F043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r w:rsidR="00E754D6" w14:paraId="30304ADA" w14:textId="77777777">
        <w:trPr>
          <w:jc w:val="center"/>
        </w:trPr>
        <w:tc>
          <w:tcPr>
            <w:tcW w:w="1832" w:type="dxa"/>
          </w:tcPr>
          <w:p w14:paraId="62CCDED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菜品价格</w:t>
            </w:r>
          </w:p>
        </w:tc>
        <w:tc>
          <w:tcPr>
            <w:tcW w:w="2521" w:type="dxa"/>
          </w:tcPr>
          <w:p w14:paraId="688E6D92"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dishPrice</w:t>
            </w:r>
            <w:proofErr w:type="spellEnd"/>
          </w:p>
        </w:tc>
        <w:tc>
          <w:tcPr>
            <w:tcW w:w="2091" w:type="dxa"/>
          </w:tcPr>
          <w:p w14:paraId="3B0E571A"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int</w:t>
            </w:r>
          </w:p>
        </w:tc>
      </w:tr>
      <w:tr w:rsidR="00E754D6" w14:paraId="5C54156E" w14:textId="77777777">
        <w:trPr>
          <w:jc w:val="center"/>
        </w:trPr>
        <w:tc>
          <w:tcPr>
            <w:tcW w:w="1832" w:type="dxa"/>
          </w:tcPr>
          <w:p w14:paraId="47B44ED5"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菜品简介</w:t>
            </w:r>
          </w:p>
        </w:tc>
        <w:tc>
          <w:tcPr>
            <w:tcW w:w="2521" w:type="dxa"/>
          </w:tcPr>
          <w:p w14:paraId="6B411FB6"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dishIntroduction</w:t>
            </w:r>
            <w:proofErr w:type="spellEnd"/>
          </w:p>
        </w:tc>
        <w:tc>
          <w:tcPr>
            <w:tcW w:w="2091" w:type="dxa"/>
          </w:tcPr>
          <w:p w14:paraId="3C6A7D42"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text</w:t>
            </w:r>
          </w:p>
        </w:tc>
      </w:tr>
      <w:tr w:rsidR="00E754D6" w14:paraId="3582E8B8" w14:textId="77777777">
        <w:trPr>
          <w:jc w:val="center"/>
        </w:trPr>
        <w:tc>
          <w:tcPr>
            <w:tcW w:w="1832" w:type="dxa"/>
          </w:tcPr>
          <w:p w14:paraId="20C70F9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所属菜单ID</w:t>
            </w:r>
          </w:p>
        </w:tc>
        <w:tc>
          <w:tcPr>
            <w:tcW w:w="2521" w:type="dxa"/>
          </w:tcPr>
          <w:p w14:paraId="0FAE5D57"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menuID</w:t>
            </w:r>
            <w:proofErr w:type="spellEnd"/>
          </w:p>
        </w:tc>
        <w:tc>
          <w:tcPr>
            <w:tcW w:w="2091" w:type="dxa"/>
          </w:tcPr>
          <w:p w14:paraId="2F3F96A4" w14:textId="77777777" w:rsidR="00E754D6" w:rsidRDefault="00000000">
            <w:pPr>
              <w:spacing w:line="360" w:lineRule="auto"/>
              <w:jc w:val="center"/>
              <w:rPr>
                <w:rFonts w:ascii="宋体" w:eastAsia="宋体" w:hAnsi="宋体"/>
                <w:szCs w:val="21"/>
              </w:rPr>
            </w:pPr>
            <w:r>
              <w:rPr>
                <w:rFonts w:ascii="宋体" w:eastAsia="宋体" w:hAnsi="宋体" w:hint="eastAsia"/>
                <w:szCs w:val="21"/>
              </w:rPr>
              <w:t>v</w:t>
            </w:r>
            <w:r>
              <w:rPr>
                <w:rFonts w:ascii="宋体" w:eastAsia="宋体" w:hAnsi="宋体"/>
                <w:szCs w:val="21"/>
              </w:rPr>
              <w:t>archar</w:t>
            </w:r>
          </w:p>
        </w:tc>
      </w:tr>
    </w:tbl>
    <w:p w14:paraId="7A117C52" w14:textId="77777777" w:rsidR="00E754D6" w:rsidRDefault="00E754D6">
      <w:pPr>
        <w:spacing w:line="360" w:lineRule="auto"/>
        <w:jc w:val="center"/>
        <w:rPr>
          <w:rFonts w:ascii="宋体" w:eastAsia="宋体" w:hAnsi="宋体"/>
          <w:szCs w:val="21"/>
        </w:rPr>
      </w:pPr>
    </w:p>
    <w:p w14:paraId="0BDB4057" w14:textId="77777777" w:rsidR="00E754D6" w:rsidRDefault="00E754D6">
      <w:pPr>
        <w:spacing w:line="360" w:lineRule="auto"/>
        <w:jc w:val="center"/>
        <w:rPr>
          <w:rFonts w:ascii="宋体" w:eastAsia="宋体" w:hAnsi="宋体"/>
          <w:szCs w:val="21"/>
        </w:rPr>
      </w:pPr>
    </w:p>
    <w:p w14:paraId="75400878"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hint="eastAsia"/>
          <w:b/>
          <w:bCs/>
          <w:szCs w:val="21"/>
          <w:lang w:eastAsia="zh"/>
        </w:rPr>
        <w:t>Order</w:t>
      </w:r>
      <w:r>
        <w:rPr>
          <w:rFonts w:ascii="宋体" w:eastAsia="宋体" w:hAnsi="宋体" w:hint="eastAsia"/>
          <w:b/>
          <w:bCs/>
          <w:szCs w:val="21"/>
        </w:rPr>
        <w:t>（</w:t>
      </w:r>
      <w:r>
        <w:rPr>
          <w:rFonts w:ascii="宋体" w:eastAsia="宋体" w:hAnsi="宋体" w:hint="eastAsia"/>
          <w:b/>
          <w:bCs/>
          <w:szCs w:val="21"/>
          <w:lang w:eastAsia="zh"/>
        </w:rPr>
        <w:t>订单</w:t>
      </w:r>
      <w:r>
        <w:rPr>
          <w:rFonts w:ascii="宋体" w:eastAsia="宋体" w:hAnsi="宋体"/>
          <w:b/>
          <w:bCs/>
          <w:szCs w:val="21"/>
        </w:rPr>
        <w:t>类</w:t>
      </w:r>
      <w:r>
        <w:rPr>
          <w:rFonts w:ascii="宋体" w:eastAsia="宋体" w:hAnsi="宋体" w:hint="eastAsia"/>
          <w:b/>
          <w:bCs/>
          <w:szCs w:val="21"/>
        </w:rPr>
        <w:t>）</w:t>
      </w:r>
    </w:p>
    <w:p w14:paraId="3491CCA5"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rPr>
        <w:t>6所示：</w:t>
      </w:r>
    </w:p>
    <w:p w14:paraId="5864A2E4"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rPr>
        <w:t>6</w:t>
      </w:r>
      <w:r>
        <w:rPr>
          <w:rFonts w:ascii="宋体" w:eastAsia="宋体" w:hAnsi="宋体"/>
          <w:szCs w:val="21"/>
        </w:rPr>
        <w:t xml:space="preserve"> </w:t>
      </w:r>
      <w:r>
        <w:rPr>
          <w:rFonts w:ascii="宋体" w:eastAsia="宋体" w:hAnsi="宋体" w:hint="eastAsia"/>
          <w:szCs w:val="21"/>
          <w:lang w:eastAsia="zh"/>
        </w:rPr>
        <w:t>Order</w:t>
      </w:r>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7630958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7C9F393" w14:textId="77777777" w:rsidR="00E754D6" w:rsidRDefault="00000000">
            <w:pPr>
              <w:spacing w:line="360" w:lineRule="auto"/>
              <w:jc w:val="center"/>
              <w:rPr>
                <w:rFonts w:ascii="宋体" w:eastAsia="宋体" w:hAnsi="宋体"/>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tcPr>
          <w:p w14:paraId="099213B7" w14:textId="77777777" w:rsidR="00E754D6" w:rsidRDefault="00000000">
            <w:pPr>
              <w:spacing w:line="360" w:lineRule="auto"/>
              <w:jc w:val="center"/>
              <w:rPr>
                <w:rFonts w:ascii="宋体" w:eastAsia="宋体" w:hAnsi="宋体"/>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tcPr>
          <w:p w14:paraId="440B07A1" w14:textId="77777777" w:rsidR="00E754D6" w:rsidRDefault="00000000">
            <w:pPr>
              <w:spacing w:line="360" w:lineRule="auto"/>
              <w:jc w:val="center"/>
              <w:rPr>
                <w:rFonts w:ascii="宋体" w:eastAsia="宋体" w:hAnsi="宋体"/>
                <w:szCs w:val="21"/>
              </w:rPr>
            </w:pPr>
            <w:r>
              <w:rPr>
                <w:rFonts w:ascii="宋体" w:eastAsia="宋体" w:hAnsi="宋体" w:hint="eastAsia"/>
                <w:szCs w:val="21"/>
              </w:rPr>
              <w:t>数据类型</w:t>
            </w:r>
          </w:p>
        </w:tc>
      </w:tr>
      <w:tr w:rsidR="00E754D6" w14:paraId="4C587FC3"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40E49D41"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订单</w:t>
            </w:r>
            <w:r>
              <w:rPr>
                <w:rFonts w:ascii="宋体" w:eastAsia="宋体" w:hAnsi="宋体" w:hint="eastAsia"/>
                <w:szCs w:val="21"/>
              </w:rPr>
              <w:t>ID</w:t>
            </w:r>
          </w:p>
        </w:tc>
        <w:tc>
          <w:tcPr>
            <w:tcW w:w="2277" w:type="dxa"/>
            <w:tcBorders>
              <w:top w:val="single" w:sz="4" w:space="0" w:color="auto"/>
              <w:left w:val="single" w:sz="4" w:space="0" w:color="auto"/>
              <w:bottom w:val="single" w:sz="4" w:space="0" w:color="auto"/>
              <w:right w:val="single" w:sz="4" w:space="0" w:color="auto"/>
            </w:tcBorders>
          </w:tcPr>
          <w:p w14:paraId="1D71985D"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order</w:t>
            </w:r>
            <w:r>
              <w:rPr>
                <w:rFonts w:ascii="宋体" w:eastAsia="宋体" w:hAnsi="宋体" w:hint="eastAsia"/>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29EEE1C8"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3DCFC2C3"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A2A27F7"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顾客</w:t>
            </w:r>
            <w:r>
              <w:rPr>
                <w:rFonts w:ascii="宋体" w:eastAsia="宋体" w:hAnsi="宋体"/>
                <w:szCs w:val="21"/>
              </w:rPr>
              <w:t>ID</w:t>
            </w:r>
          </w:p>
        </w:tc>
        <w:tc>
          <w:tcPr>
            <w:tcW w:w="2277" w:type="dxa"/>
            <w:tcBorders>
              <w:top w:val="single" w:sz="4" w:space="0" w:color="auto"/>
              <w:left w:val="single" w:sz="4" w:space="0" w:color="auto"/>
              <w:bottom w:val="single" w:sz="4" w:space="0" w:color="auto"/>
              <w:right w:val="single" w:sz="4" w:space="0" w:color="auto"/>
            </w:tcBorders>
          </w:tcPr>
          <w:p w14:paraId="3E4C1D8D"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user</w:t>
            </w:r>
            <w:r>
              <w:rPr>
                <w:rFonts w:ascii="宋体" w:eastAsia="宋体" w:hAnsi="宋体"/>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09167694"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15432B53"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2C0BD22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订单总价</w:t>
            </w:r>
          </w:p>
        </w:tc>
        <w:tc>
          <w:tcPr>
            <w:tcW w:w="2277" w:type="dxa"/>
            <w:tcBorders>
              <w:top w:val="single" w:sz="4" w:space="0" w:color="auto"/>
              <w:left w:val="single" w:sz="4" w:space="0" w:color="auto"/>
              <w:bottom w:val="single" w:sz="4" w:space="0" w:color="auto"/>
              <w:right w:val="single" w:sz="4" w:space="0" w:color="auto"/>
            </w:tcBorders>
          </w:tcPr>
          <w:p w14:paraId="5C8A1C4D"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orderPrice</w:t>
            </w:r>
            <w:proofErr w:type="spellEnd"/>
          </w:p>
        </w:tc>
        <w:tc>
          <w:tcPr>
            <w:tcW w:w="2335" w:type="dxa"/>
            <w:tcBorders>
              <w:top w:val="single" w:sz="4" w:space="0" w:color="auto"/>
              <w:left w:val="single" w:sz="4" w:space="0" w:color="auto"/>
              <w:bottom w:val="single" w:sz="4" w:space="0" w:color="auto"/>
              <w:right w:val="single" w:sz="4" w:space="0" w:color="auto"/>
            </w:tcBorders>
          </w:tcPr>
          <w:p w14:paraId="396C92A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0F07C70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4CE1BF0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订单提交时间</w:t>
            </w:r>
          </w:p>
        </w:tc>
        <w:tc>
          <w:tcPr>
            <w:tcW w:w="2277" w:type="dxa"/>
            <w:tcBorders>
              <w:top w:val="single" w:sz="4" w:space="0" w:color="auto"/>
              <w:left w:val="single" w:sz="4" w:space="0" w:color="auto"/>
              <w:bottom w:val="single" w:sz="4" w:space="0" w:color="auto"/>
              <w:right w:val="single" w:sz="4" w:space="0" w:color="auto"/>
            </w:tcBorders>
          </w:tcPr>
          <w:p w14:paraId="0B6A725F"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orderTime</w:t>
            </w:r>
            <w:proofErr w:type="spellEnd"/>
          </w:p>
        </w:tc>
        <w:tc>
          <w:tcPr>
            <w:tcW w:w="2335" w:type="dxa"/>
            <w:tcBorders>
              <w:top w:val="single" w:sz="4" w:space="0" w:color="auto"/>
              <w:left w:val="single" w:sz="4" w:space="0" w:color="auto"/>
              <w:bottom w:val="single" w:sz="4" w:space="0" w:color="auto"/>
              <w:right w:val="single" w:sz="4" w:space="0" w:color="auto"/>
            </w:tcBorders>
          </w:tcPr>
          <w:p w14:paraId="0DB25F89" w14:textId="77777777" w:rsidR="00E754D6" w:rsidRDefault="00000000">
            <w:pPr>
              <w:spacing w:line="360" w:lineRule="auto"/>
              <w:jc w:val="center"/>
              <w:rPr>
                <w:rFonts w:ascii="宋体" w:eastAsia="宋体" w:hAnsi="宋体"/>
                <w:szCs w:val="21"/>
              </w:rPr>
            </w:pPr>
            <w:r>
              <w:rPr>
                <w:rFonts w:ascii="宋体" w:eastAsia="宋体" w:hAnsi="宋体" w:hint="eastAsia"/>
                <w:szCs w:val="21"/>
              </w:rPr>
              <w:t>d</w:t>
            </w:r>
            <w:r>
              <w:rPr>
                <w:rFonts w:ascii="宋体" w:eastAsia="宋体" w:hAnsi="宋体"/>
                <w:szCs w:val="21"/>
              </w:rPr>
              <w:t>ate</w:t>
            </w:r>
            <w:r>
              <w:rPr>
                <w:rFonts w:ascii="宋体" w:eastAsia="宋体" w:hAnsi="宋体" w:hint="eastAsia"/>
                <w:szCs w:val="21"/>
              </w:rPr>
              <w:t>time</w:t>
            </w:r>
          </w:p>
        </w:tc>
      </w:tr>
      <w:tr w:rsidR="00E754D6" w14:paraId="5A146761"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386A996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订单备注</w:t>
            </w:r>
          </w:p>
        </w:tc>
        <w:tc>
          <w:tcPr>
            <w:tcW w:w="2277" w:type="dxa"/>
            <w:tcBorders>
              <w:top w:val="single" w:sz="4" w:space="0" w:color="auto"/>
              <w:left w:val="single" w:sz="4" w:space="0" w:color="auto"/>
              <w:bottom w:val="single" w:sz="4" w:space="0" w:color="auto"/>
              <w:right w:val="single" w:sz="4" w:space="0" w:color="auto"/>
            </w:tcBorders>
          </w:tcPr>
          <w:p w14:paraId="6C8CD48B"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orderNote</w:t>
            </w:r>
            <w:proofErr w:type="spellEnd"/>
          </w:p>
        </w:tc>
        <w:tc>
          <w:tcPr>
            <w:tcW w:w="2335" w:type="dxa"/>
            <w:tcBorders>
              <w:top w:val="single" w:sz="4" w:space="0" w:color="auto"/>
              <w:left w:val="single" w:sz="4" w:space="0" w:color="auto"/>
              <w:bottom w:val="single" w:sz="4" w:space="0" w:color="auto"/>
              <w:right w:val="single" w:sz="4" w:space="0" w:color="auto"/>
            </w:tcBorders>
          </w:tcPr>
          <w:p w14:paraId="71C2D28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text</w:t>
            </w:r>
          </w:p>
        </w:tc>
      </w:tr>
      <w:tr w:rsidR="00E754D6" w14:paraId="7F6E54D8"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5C91715A" w14:textId="77777777" w:rsidR="00E754D6" w:rsidRDefault="00000000">
            <w:pPr>
              <w:spacing w:line="360" w:lineRule="auto"/>
              <w:jc w:val="center"/>
              <w:rPr>
                <w:rFonts w:ascii="宋体" w:eastAsia="宋体" w:hAnsi="宋体"/>
                <w:szCs w:val="21"/>
                <w:lang w:eastAsia="zh"/>
              </w:rPr>
            </w:pPr>
            <w:commentRangeStart w:id="35"/>
            <w:commentRangeStart w:id="36"/>
            <w:ins w:id="37" w:author="毛毛妈" w:date="2025-11-07T21:27:00Z">
              <w:r>
                <w:rPr>
                  <w:rFonts w:ascii="宋体" w:eastAsia="宋体" w:hAnsi="宋体" w:hint="eastAsia"/>
                  <w:szCs w:val="21"/>
                  <w:lang w:eastAsia="zh"/>
                </w:rPr>
                <w:t>订单状态</w:t>
              </w:r>
              <w:commentRangeEnd w:id="35"/>
              <w:r>
                <w:rPr>
                  <w:rStyle w:val="af0"/>
                </w:rPr>
                <w:commentReference w:id="35"/>
              </w:r>
            </w:ins>
            <w:commentRangeEnd w:id="36"/>
            <w:r>
              <w:commentReference w:id="36"/>
            </w:r>
          </w:p>
        </w:tc>
        <w:tc>
          <w:tcPr>
            <w:tcW w:w="2277" w:type="dxa"/>
            <w:tcBorders>
              <w:top w:val="single" w:sz="4" w:space="0" w:color="auto"/>
              <w:left w:val="single" w:sz="4" w:space="0" w:color="auto"/>
              <w:bottom w:val="single" w:sz="4" w:space="0" w:color="auto"/>
              <w:right w:val="single" w:sz="4" w:space="0" w:color="auto"/>
            </w:tcBorders>
          </w:tcPr>
          <w:p w14:paraId="52B682C7"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orderStatus</w:t>
            </w:r>
            <w:proofErr w:type="spellEnd"/>
          </w:p>
        </w:tc>
        <w:tc>
          <w:tcPr>
            <w:tcW w:w="2335" w:type="dxa"/>
            <w:tcBorders>
              <w:top w:val="single" w:sz="4" w:space="0" w:color="auto"/>
              <w:left w:val="single" w:sz="4" w:space="0" w:color="auto"/>
              <w:bottom w:val="single" w:sz="4" w:space="0" w:color="auto"/>
              <w:right w:val="single" w:sz="4" w:space="0" w:color="auto"/>
            </w:tcBorders>
          </w:tcPr>
          <w:p w14:paraId="3EC3FA8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varchar</w:t>
            </w:r>
          </w:p>
        </w:tc>
      </w:tr>
    </w:tbl>
    <w:p w14:paraId="5BCECD54" w14:textId="77777777" w:rsidR="00E754D6" w:rsidRDefault="00E754D6">
      <w:pPr>
        <w:spacing w:line="360" w:lineRule="auto"/>
        <w:jc w:val="center"/>
        <w:rPr>
          <w:rFonts w:ascii="宋体" w:eastAsia="宋体" w:hAnsi="宋体"/>
          <w:szCs w:val="21"/>
        </w:rPr>
      </w:pPr>
    </w:p>
    <w:p w14:paraId="097A1BA7"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proofErr w:type="spellStart"/>
      <w:r>
        <w:rPr>
          <w:rFonts w:ascii="宋体" w:eastAsia="宋体" w:hAnsi="宋体" w:hint="eastAsia"/>
          <w:b/>
          <w:bCs/>
          <w:szCs w:val="21"/>
          <w:lang w:eastAsia="zh"/>
        </w:rPr>
        <w:t>OrderDetail</w:t>
      </w:r>
      <w:proofErr w:type="spellEnd"/>
      <w:r>
        <w:rPr>
          <w:rFonts w:ascii="宋体" w:eastAsia="宋体" w:hAnsi="宋体" w:hint="eastAsia"/>
          <w:b/>
          <w:bCs/>
          <w:szCs w:val="21"/>
        </w:rPr>
        <w:t>（</w:t>
      </w:r>
      <w:r>
        <w:rPr>
          <w:rFonts w:ascii="宋体" w:eastAsia="宋体" w:hAnsi="宋体" w:hint="eastAsia"/>
          <w:b/>
          <w:bCs/>
          <w:szCs w:val="21"/>
          <w:lang w:eastAsia="zh"/>
        </w:rPr>
        <w:t>订单详情</w:t>
      </w:r>
      <w:r>
        <w:rPr>
          <w:rFonts w:ascii="宋体" w:eastAsia="宋体" w:hAnsi="宋体"/>
          <w:b/>
          <w:bCs/>
          <w:szCs w:val="21"/>
        </w:rPr>
        <w:t>类</w:t>
      </w:r>
      <w:r>
        <w:rPr>
          <w:rFonts w:ascii="宋体" w:eastAsia="宋体" w:hAnsi="宋体" w:hint="eastAsia"/>
          <w:b/>
          <w:bCs/>
          <w:szCs w:val="21"/>
        </w:rPr>
        <w:t>）</w:t>
      </w:r>
    </w:p>
    <w:p w14:paraId="1FA17A3E"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lang w:eastAsia="zh"/>
        </w:rPr>
        <w:t>7</w:t>
      </w:r>
      <w:r>
        <w:rPr>
          <w:rFonts w:ascii="宋体" w:eastAsia="宋体" w:hAnsi="宋体" w:hint="eastAsia"/>
          <w:b/>
          <w:bCs/>
          <w:szCs w:val="21"/>
        </w:rPr>
        <w:t>所示：</w:t>
      </w:r>
    </w:p>
    <w:p w14:paraId="694ED75C"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lang w:eastAsia="zh"/>
        </w:rPr>
        <w:t>7</w:t>
      </w:r>
      <w:r>
        <w:rPr>
          <w:rFonts w:ascii="宋体" w:eastAsia="宋体" w:hAnsi="宋体"/>
          <w:szCs w:val="21"/>
        </w:rPr>
        <w:t xml:space="preserve"> </w:t>
      </w:r>
      <w:proofErr w:type="spellStart"/>
      <w:r>
        <w:rPr>
          <w:rFonts w:ascii="宋体" w:eastAsia="宋体" w:hAnsi="宋体" w:hint="eastAsia"/>
          <w:szCs w:val="21"/>
          <w:lang w:eastAsia="zh"/>
        </w:rPr>
        <w:t>OrderDetail</w:t>
      </w:r>
      <w:proofErr w:type="spellEnd"/>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26FAEB4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5D4F74A" w14:textId="77777777" w:rsidR="00E754D6" w:rsidRDefault="00000000">
            <w:pPr>
              <w:spacing w:line="360" w:lineRule="auto"/>
              <w:jc w:val="center"/>
              <w:rPr>
                <w:rFonts w:ascii="宋体" w:eastAsia="宋体" w:hAnsi="宋体"/>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tcPr>
          <w:p w14:paraId="41B8504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tcPr>
          <w:p w14:paraId="49FFEBB5" w14:textId="77777777" w:rsidR="00E754D6" w:rsidRDefault="00000000">
            <w:pPr>
              <w:spacing w:line="360" w:lineRule="auto"/>
              <w:jc w:val="center"/>
              <w:rPr>
                <w:rFonts w:ascii="宋体" w:eastAsia="宋体" w:hAnsi="宋体"/>
                <w:szCs w:val="21"/>
              </w:rPr>
            </w:pPr>
            <w:r>
              <w:rPr>
                <w:rFonts w:ascii="宋体" w:eastAsia="宋体" w:hAnsi="宋体" w:hint="eastAsia"/>
                <w:szCs w:val="21"/>
              </w:rPr>
              <w:t>数据类型</w:t>
            </w:r>
          </w:p>
        </w:tc>
      </w:tr>
      <w:tr w:rsidR="00E754D6" w14:paraId="69525A98"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577CD6A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订单</w:t>
            </w:r>
            <w:r>
              <w:rPr>
                <w:rFonts w:ascii="宋体" w:eastAsia="宋体" w:hAnsi="宋体" w:hint="eastAsia"/>
                <w:szCs w:val="21"/>
              </w:rPr>
              <w:t>ID</w:t>
            </w:r>
            <w:r>
              <w:rPr>
                <w:rFonts w:ascii="宋体" w:eastAsia="宋体" w:hAnsi="宋体" w:hint="eastAsia"/>
                <w:szCs w:val="21"/>
                <w:lang w:eastAsia="zh"/>
              </w:rPr>
              <w:t>（外键）</w:t>
            </w:r>
          </w:p>
        </w:tc>
        <w:tc>
          <w:tcPr>
            <w:tcW w:w="2277" w:type="dxa"/>
            <w:tcBorders>
              <w:top w:val="single" w:sz="4" w:space="0" w:color="auto"/>
              <w:left w:val="single" w:sz="4" w:space="0" w:color="auto"/>
              <w:bottom w:val="single" w:sz="4" w:space="0" w:color="auto"/>
              <w:right w:val="single" w:sz="4" w:space="0" w:color="auto"/>
            </w:tcBorders>
          </w:tcPr>
          <w:p w14:paraId="57A32711"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order</w:t>
            </w:r>
            <w:r>
              <w:rPr>
                <w:rFonts w:ascii="宋体" w:eastAsia="宋体" w:hAnsi="宋体" w:hint="eastAsia"/>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28213C27"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05E9D4F2"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1B75295D" w14:textId="2311E8BC" w:rsidR="00E754D6" w:rsidRDefault="00E754D6">
            <w:pPr>
              <w:spacing w:line="360" w:lineRule="auto"/>
              <w:jc w:val="center"/>
              <w:rPr>
                <w:rFonts w:ascii="宋体" w:eastAsia="宋体" w:hAnsi="宋体"/>
                <w:szCs w:val="21"/>
              </w:rPr>
            </w:pPr>
          </w:p>
        </w:tc>
        <w:tc>
          <w:tcPr>
            <w:tcW w:w="2277" w:type="dxa"/>
            <w:tcBorders>
              <w:top w:val="single" w:sz="4" w:space="0" w:color="auto"/>
              <w:left w:val="single" w:sz="4" w:space="0" w:color="auto"/>
              <w:bottom w:val="single" w:sz="4" w:space="0" w:color="auto"/>
              <w:right w:val="single" w:sz="4" w:space="0" w:color="auto"/>
            </w:tcBorders>
          </w:tcPr>
          <w:p w14:paraId="4B3420E3" w14:textId="750A314A" w:rsidR="00E754D6" w:rsidRDefault="00E754D6">
            <w:pPr>
              <w:spacing w:line="360" w:lineRule="auto"/>
              <w:jc w:val="center"/>
              <w:rPr>
                <w:rFonts w:ascii="宋体" w:eastAsia="宋体" w:hAnsi="宋体"/>
                <w:szCs w:val="21"/>
              </w:rPr>
            </w:pPr>
          </w:p>
        </w:tc>
        <w:tc>
          <w:tcPr>
            <w:tcW w:w="2335" w:type="dxa"/>
            <w:tcBorders>
              <w:top w:val="single" w:sz="4" w:space="0" w:color="auto"/>
              <w:left w:val="single" w:sz="4" w:space="0" w:color="auto"/>
              <w:bottom w:val="single" w:sz="4" w:space="0" w:color="auto"/>
              <w:right w:val="single" w:sz="4" w:space="0" w:color="auto"/>
            </w:tcBorders>
          </w:tcPr>
          <w:p w14:paraId="6D95C11F" w14:textId="49EBC5A5" w:rsidR="00E754D6" w:rsidRDefault="00E754D6">
            <w:pPr>
              <w:spacing w:line="360" w:lineRule="auto"/>
              <w:jc w:val="center"/>
              <w:rPr>
                <w:rFonts w:ascii="宋体" w:eastAsia="宋体" w:hAnsi="宋体"/>
                <w:szCs w:val="21"/>
              </w:rPr>
            </w:pPr>
          </w:p>
        </w:tc>
      </w:tr>
      <w:tr w:rsidR="00E754D6" w14:paraId="3663120C"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58386592" w14:textId="77777777" w:rsidR="00E754D6" w:rsidRDefault="00000000">
            <w:pPr>
              <w:spacing w:line="360" w:lineRule="auto"/>
              <w:jc w:val="center"/>
              <w:rPr>
                <w:rFonts w:ascii="宋体" w:eastAsia="宋体" w:hAnsi="宋体"/>
                <w:szCs w:val="21"/>
              </w:rPr>
            </w:pPr>
            <w:commentRangeStart w:id="40"/>
            <w:commentRangeStart w:id="41"/>
            <w:r>
              <w:rPr>
                <w:rFonts w:ascii="宋体" w:eastAsia="宋体" w:hAnsi="宋体" w:hint="eastAsia"/>
                <w:szCs w:val="21"/>
                <w:lang w:eastAsia="zh"/>
              </w:rPr>
              <w:t>菜品</w:t>
            </w:r>
            <w:r>
              <w:rPr>
                <w:rFonts w:ascii="宋体" w:eastAsia="宋体" w:hAnsi="宋体" w:hint="eastAsia"/>
                <w:szCs w:val="21"/>
              </w:rPr>
              <w:t>ID</w:t>
            </w:r>
          </w:p>
        </w:tc>
        <w:tc>
          <w:tcPr>
            <w:tcW w:w="2277" w:type="dxa"/>
            <w:tcBorders>
              <w:top w:val="single" w:sz="4" w:space="0" w:color="auto"/>
              <w:left w:val="single" w:sz="4" w:space="0" w:color="auto"/>
              <w:bottom w:val="single" w:sz="4" w:space="0" w:color="auto"/>
              <w:right w:val="single" w:sz="4" w:space="0" w:color="auto"/>
            </w:tcBorders>
          </w:tcPr>
          <w:p w14:paraId="0082FC67"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dish</w:t>
            </w:r>
            <w:r>
              <w:rPr>
                <w:rFonts w:ascii="宋体" w:eastAsia="宋体" w:hAnsi="宋体"/>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279165B1" w14:textId="77777777" w:rsidR="00E754D6" w:rsidRDefault="00000000">
            <w:pPr>
              <w:spacing w:line="360" w:lineRule="auto"/>
              <w:jc w:val="center"/>
              <w:rPr>
                <w:rFonts w:ascii="宋体" w:eastAsia="宋体" w:hAnsi="宋体"/>
                <w:szCs w:val="21"/>
              </w:rPr>
            </w:pPr>
            <w:r>
              <w:rPr>
                <w:rFonts w:ascii="宋体" w:eastAsia="宋体" w:hAnsi="宋体" w:hint="eastAsia"/>
                <w:szCs w:val="21"/>
              </w:rPr>
              <w:t>v</w:t>
            </w:r>
            <w:r>
              <w:rPr>
                <w:rFonts w:ascii="宋体" w:eastAsia="宋体" w:hAnsi="宋体"/>
                <w:szCs w:val="21"/>
              </w:rPr>
              <w:t>archar</w:t>
            </w:r>
            <w:commentRangeEnd w:id="40"/>
            <w:r>
              <w:commentReference w:id="40"/>
            </w:r>
            <w:r w:rsidR="00FF4D37">
              <w:rPr>
                <w:rStyle w:val="af0"/>
              </w:rPr>
              <w:commentReference w:id="41"/>
            </w:r>
          </w:p>
        </w:tc>
      </w:tr>
      <w:commentRangeEnd w:id="41"/>
      <w:tr w:rsidR="00E754D6" w14:paraId="79162749"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75E27BA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菜品数量</w:t>
            </w:r>
          </w:p>
        </w:tc>
        <w:tc>
          <w:tcPr>
            <w:tcW w:w="2277" w:type="dxa"/>
            <w:tcBorders>
              <w:top w:val="single" w:sz="4" w:space="0" w:color="auto"/>
              <w:left w:val="single" w:sz="4" w:space="0" w:color="auto"/>
              <w:bottom w:val="single" w:sz="4" w:space="0" w:color="auto"/>
              <w:right w:val="single" w:sz="4" w:space="0" w:color="auto"/>
            </w:tcBorders>
          </w:tcPr>
          <w:p w14:paraId="3888B907"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dishNum</w:t>
            </w:r>
            <w:proofErr w:type="spellEnd"/>
          </w:p>
        </w:tc>
        <w:tc>
          <w:tcPr>
            <w:tcW w:w="2335" w:type="dxa"/>
            <w:tcBorders>
              <w:top w:val="single" w:sz="4" w:space="0" w:color="auto"/>
              <w:left w:val="single" w:sz="4" w:space="0" w:color="auto"/>
              <w:bottom w:val="single" w:sz="4" w:space="0" w:color="auto"/>
              <w:right w:val="single" w:sz="4" w:space="0" w:color="auto"/>
            </w:tcBorders>
          </w:tcPr>
          <w:p w14:paraId="4E959A61"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20BDAA9F"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3256B735"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lastRenderedPageBreak/>
              <w:t>菜品单价</w:t>
            </w:r>
          </w:p>
        </w:tc>
        <w:tc>
          <w:tcPr>
            <w:tcW w:w="2277" w:type="dxa"/>
            <w:tcBorders>
              <w:top w:val="single" w:sz="4" w:space="0" w:color="auto"/>
              <w:left w:val="single" w:sz="4" w:space="0" w:color="auto"/>
              <w:bottom w:val="single" w:sz="4" w:space="0" w:color="auto"/>
              <w:right w:val="single" w:sz="4" w:space="0" w:color="auto"/>
            </w:tcBorders>
          </w:tcPr>
          <w:p w14:paraId="6E0B5CE8"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dishPrice</w:t>
            </w:r>
            <w:proofErr w:type="spellEnd"/>
          </w:p>
        </w:tc>
        <w:tc>
          <w:tcPr>
            <w:tcW w:w="2335" w:type="dxa"/>
            <w:tcBorders>
              <w:top w:val="single" w:sz="4" w:space="0" w:color="auto"/>
              <w:left w:val="single" w:sz="4" w:space="0" w:color="auto"/>
              <w:bottom w:val="single" w:sz="4" w:space="0" w:color="auto"/>
              <w:right w:val="single" w:sz="4" w:space="0" w:color="auto"/>
            </w:tcBorders>
          </w:tcPr>
          <w:p w14:paraId="5B413CF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bl>
    <w:p w14:paraId="415532EC" w14:textId="77777777" w:rsidR="00E754D6" w:rsidRDefault="00E754D6">
      <w:pPr>
        <w:spacing w:line="360" w:lineRule="auto"/>
        <w:jc w:val="left"/>
        <w:rPr>
          <w:rFonts w:ascii="宋体" w:eastAsia="宋体" w:hAnsi="宋体"/>
          <w:b/>
          <w:bCs/>
          <w:szCs w:val="21"/>
        </w:rPr>
      </w:pPr>
    </w:p>
    <w:p w14:paraId="27A7E83C"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b/>
          <w:bCs/>
          <w:szCs w:val="21"/>
        </w:rPr>
        <w:t>Comment</w:t>
      </w:r>
      <w:r>
        <w:rPr>
          <w:rFonts w:ascii="宋体" w:eastAsia="宋体" w:hAnsi="宋体" w:hint="eastAsia"/>
          <w:b/>
          <w:bCs/>
          <w:szCs w:val="21"/>
        </w:rPr>
        <w:t>(</w:t>
      </w:r>
      <w:r>
        <w:rPr>
          <w:rFonts w:ascii="宋体" w:eastAsia="宋体" w:hAnsi="宋体"/>
          <w:b/>
          <w:bCs/>
          <w:szCs w:val="21"/>
        </w:rPr>
        <w:t>评</w:t>
      </w:r>
      <w:r>
        <w:rPr>
          <w:rFonts w:ascii="宋体" w:eastAsia="宋体" w:hAnsi="宋体" w:hint="eastAsia"/>
          <w:b/>
          <w:bCs/>
          <w:szCs w:val="21"/>
          <w:lang w:eastAsia="zh"/>
        </w:rPr>
        <w:t>价</w:t>
      </w:r>
      <w:r>
        <w:rPr>
          <w:rFonts w:ascii="宋体" w:eastAsia="宋体" w:hAnsi="宋体"/>
          <w:b/>
          <w:bCs/>
          <w:szCs w:val="21"/>
        </w:rPr>
        <w:t>类</w:t>
      </w:r>
      <w:r>
        <w:rPr>
          <w:rFonts w:ascii="宋体" w:eastAsia="宋体" w:hAnsi="宋体" w:hint="eastAsia"/>
          <w:b/>
          <w:bCs/>
          <w:szCs w:val="21"/>
        </w:rPr>
        <w:t>)</w:t>
      </w:r>
    </w:p>
    <w:p w14:paraId="6F84FBAB"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lang w:eastAsia="zh"/>
        </w:rPr>
        <w:t>8</w:t>
      </w:r>
      <w:r>
        <w:rPr>
          <w:rFonts w:ascii="宋体" w:eastAsia="宋体" w:hAnsi="宋体" w:hint="eastAsia"/>
          <w:b/>
          <w:bCs/>
          <w:szCs w:val="21"/>
        </w:rPr>
        <w:t>所示：</w:t>
      </w:r>
    </w:p>
    <w:p w14:paraId="5BB7BFF6"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lang w:eastAsia="zh"/>
        </w:rPr>
        <w:t>8</w:t>
      </w:r>
      <w:r>
        <w:rPr>
          <w:rFonts w:ascii="宋体" w:eastAsia="宋体" w:hAnsi="宋体"/>
          <w:szCs w:val="21"/>
        </w:rPr>
        <w:t xml:space="preserve"> Comment</w:t>
      </w:r>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097B203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34C2F7D" w14:textId="77777777" w:rsidR="00E754D6" w:rsidRDefault="00000000">
            <w:pPr>
              <w:spacing w:line="360" w:lineRule="auto"/>
              <w:jc w:val="center"/>
              <w:rPr>
                <w:rFonts w:ascii="宋体" w:eastAsia="宋体" w:hAnsi="宋体"/>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tcPr>
          <w:p w14:paraId="0CC6903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tcPr>
          <w:p w14:paraId="3896BA70" w14:textId="77777777" w:rsidR="00E754D6" w:rsidRDefault="00000000">
            <w:pPr>
              <w:spacing w:line="360" w:lineRule="auto"/>
              <w:jc w:val="center"/>
              <w:rPr>
                <w:rFonts w:ascii="宋体" w:eastAsia="宋体" w:hAnsi="宋体"/>
                <w:szCs w:val="21"/>
              </w:rPr>
            </w:pPr>
            <w:r>
              <w:rPr>
                <w:rFonts w:ascii="宋体" w:eastAsia="宋体" w:hAnsi="宋体" w:hint="eastAsia"/>
                <w:szCs w:val="21"/>
              </w:rPr>
              <w:t>数据类型</w:t>
            </w:r>
          </w:p>
        </w:tc>
      </w:tr>
      <w:tr w:rsidR="00E754D6" w14:paraId="682884EA"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538FF3C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评论ID</w:t>
            </w:r>
          </w:p>
        </w:tc>
        <w:tc>
          <w:tcPr>
            <w:tcW w:w="2277" w:type="dxa"/>
            <w:tcBorders>
              <w:top w:val="single" w:sz="4" w:space="0" w:color="auto"/>
              <w:left w:val="single" w:sz="4" w:space="0" w:color="auto"/>
              <w:bottom w:val="single" w:sz="4" w:space="0" w:color="auto"/>
              <w:right w:val="single" w:sz="4" w:space="0" w:color="auto"/>
            </w:tcBorders>
          </w:tcPr>
          <w:p w14:paraId="54875D80"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rPr>
              <w:t>CommentID</w:t>
            </w:r>
            <w:proofErr w:type="spellEnd"/>
          </w:p>
        </w:tc>
        <w:tc>
          <w:tcPr>
            <w:tcW w:w="2335" w:type="dxa"/>
            <w:tcBorders>
              <w:top w:val="single" w:sz="4" w:space="0" w:color="auto"/>
              <w:left w:val="single" w:sz="4" w:space="0" w:color="auto"/>
              <w:bottom w:val="single" w:sz="4" w:space="0" w:color="auto"/>
              <w:right w:val="single" w:sz="4" w:space="0" w:color="auto"/>
            </w:tcBorders>
          </w:tcPr>
          <w:p w14:paraId="681AD349"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2A7631DC"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757FE656"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订单</w:t>
            </w:r>
            <w:r>
              <w:rPr>
                <w:rFonts w:ascii="宋体" w:eastAsia="宋体" w:hAnsi="宋体" w:hint="eastAsia"/>
                <w:szCs w:val="21"/>
              </w:rPr>
              <w:t>ID</w:t>
            </w:r>
          </w:p>
        </w:tc>
        <w:tc>
          <w:tcPr>
            <w:tcW w:w="2277" w:type="dxa"/>
            <w:tcBorders>
              <w:top w:val="single" w:sz="4" w:space="0" w:color="auto"/>
              <w:left w:val="single" w:sz="4" w:space="0" w:color="auto"/>
              <w:bottom w:val="single" w:sz="4" w:space="0" w:color="auto"/>
              <w:right w:val="single" w:sz="4" w:space="0" w:color="auto"/>
            </w:tcBorders>
          </w:tcPr>
          <w:p w14:paraId="46B46F92"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Order</w:t>
            </w:r>
            <w:r>
              <w:rPr>
                <w:rFonts w:ascii="宋体" w:eastAsia="宋体" w:hAnsi="宋体" w:hint="eastAsia"/>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13291779"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E754D6" w14:paraId="039E7E69" w14:textId="77777777">
        <w:trPr>
          <w:trHeight w:val="464"/>
          <w:jc w:val="center"/>
        </w:trPr>
        <w:tc>
          <w:tcPr>
            <w:tcW w:w="1832" w:type="dxa"/>
            <w:tcBorders>
              <w:top w:val="single" w:sz="4" w:space="0" w:color="auto"/>
              <w:left w:val="single" w:sz="4" w:space="0" w:color="auto"/>
              <w:bottom w:val="single" w:sz="4" w:space="0" w:color="auto"/>
              <w:right w:val="single" w:sz="4" w:space="0" w:color="auto"/>
            </w:tcBorders>
          </w:tcPr>
          <w:p w14:paraId="1363818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评论者ID</w:t>
            </w:r>
          </w:p>
        </w:tc>
        <w:tc>
          <w:tcPr>
            <w:tcW w:w="2277" w:type="dxa"/>
            <w:tcBorders>
              <w:top w:val="single" w:sz="4" w:space="0" w:color="auto"/>
              <w:left w:val="single" w:sz="4" w:space="0" w:color="auto"/>
              <w:bottom w:val="single" w:sz="4" w:space="0" w:color="auto"/>
              <w:right w:val="single" w:sz="4" w:space="0" w:color="auto"/>
            </w:tcBorders>
          </w:tcPr>
          <w:p w14:paraId="6B6D62F2"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rPr>
              <w:t>user</w:t>
            </w:r>
            <w:r>
              <w:rPr>
                <w:rFonts w:ascii="宋体" w:eastAsia="宋体" w:hAnsi="宋体"/>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5E79D99F" w14:textId="77777777" w:rsidR="00E754D6" w:rsidRDefault="00000000">
            <w:pPr>
              <w:spacing w:line="360" w:lineRule="auto"/>
              <w:jc w:val="center"/>
              <w:rPr>
                <w:rFonts w:ascii="宋体" w:eastAsia="宋体" w:hAnsi="宋体"/>
                <w:szCs w:val="21"/>
              </w:rPr>
            </w:pPr>
            <w:r>
              <w:rPr>
                <w:rFonts w:ascii="宋体" w:eastAsia="宋体" w:hAnsi="宋体" w:hint="eastAsia"/>
                <w:szCs w:val="21"/>
              </w:rPr>
              <w:t>v</w:t>
            </w:r>
            <w:r>
              <w:rPr>
                <w:rFonts w:ascii="宋体" w:eastAsia="宋体" w:hAnsi="宋体"/>
                <w:szCs w:val="21"/>
              </w:rPr>
              <w:t>archar</w:t>
            </w:r>
          </w:p>
        </w:tc>
      </w:tr>
      <w:tr w:rsidR="00E754D6" w14:paraId="785CA7A1" w14:textId="77777777">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726426D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评论内容</w:t>
            </w:r>
          </w:p>
        </w:tc>
        <w:tc>
          <w:tcPr>
            <w:tcW w:w="2277" w:type="dxa"/>
            <w:tcBorders>
              <w:top w:val="single" w:sz="4" w:space="0" w:color="auto"/>
              <w:left w:val="single" w:sz="4" w:space="0" w:color="auto"/>
              <w:bottom w:val="single" w:sz="4" w:space="0" w:color="auto"/>
              <w:right w:val="single" w:sz="4" w:space="0" w:color="auto"/>
            </w:tcBorders>
          </w:tcPr>
          <w:p w14:paraId="07339FEA" w14:textId="77777777" w:rsidR="00E754D6" w:rsidRDefault="00000000">
            <w:pPr>
              <w:spacing w:line="360" w:lineRule="auto"/>
              <w:jc w:val="center"/>
              <w:rPr>
                <w:rFonts w:ascii="宋体" w:eastAsia="宋体" w:hAnsi="宋体"/>
                <w:szCs w:val="21"/>
              </w:rPr>
            </w:pPr>
            <w:r>
              <w:rPr>
                <w:rFonts w:ascii="宋体" w:eastAsia="宋体" w:hAnsi="宋体" w:hint="eastAsia"/>
                <w:szCs w:val="21"/>
              </w:rPr>
              <w:t>Content</w:t>
            </w:r>
          </w:p>
        </w:tc>
        <w:tc>
          <w:tcPr>
            <w:tcW w:w="2335" w:type="dxa"/>
            <w:tcBorders>
              <w:top w:val="single" w:sz="4" w:space="0" w:color="auto"/>
              <w:left w:val="single" w:sz="4" w:space="0" w:color="auto"/>
              <w:bottom w:val="single" w:sz="4" w:space="0" w:color="auto"/>
              <w:right w:val="single" w:sz="4" w:space="0" w:color="auto"/>
            </w:tcBorders>
          </w:tcPr>
          <w:p w14:paraId="628A8D54" w14:textId="77777777" w:rsidR="00E754D6" w:rsidRDefault="00000000">
            <w:pPr>
              <w:spacing w:line="360" w:lineRule="auto"/>
              <w:jc w:val="center"/>
              <w:rPr>
                <w:rFonts w:ascii="宋体" w:eastAsia="宋体" w:hAnsi="宋体"/>
                <w:szCs w:val="21"/>
              </w:rPr>
            </w:pPr>
            <w:r>
              <w:rPr>
                <w:rFonts w:ascii="宋体" w:eastAsia="宋体" w:hAnsi="宋体" w:hint="eastAsia"/>
                <w:szCs w:val="21"/>
              </w:rPr>
              <w:t>t</w:t>
            </w:r>
            <w:r>
              <w:rPr>
                <w:rFonts w:ascii="宋体" w:eastAsia="宋体" w:hAnsi="宋体"/>
                <w:szCs w:val="21"/>
              </w:rPr>
              <w:t>ext</w:t>
            </w:r>
          </w:p>
        </w:tc>
      </w:tr>
      <w:tr w:rsidR="00E754D6" w14:paraId="62D13F8B" w14:textId="77777777">
        <w:trPr>
          <w:trHeight w:val="451"/>
          <w:jc w:val="center"/>
        </w:trPr>
        <w:tc>
          <w:tcPr>
            <w:tcW w:w="1832" w:type="dxa"/>
            <w:tcBorders>
              <w:top w:val="single" w:sz="4" w:space="0" w:color="auto"/>
              <w:left w:val="single" w:sz="4" w:space="0" w:color="auto"/>
              <w:bottom w:val="single" w:sz="4" w:space="0" w:color="auto"/>
              <w:right w:val="single" w:sz="4" w:space="0" w:color="auto"/>
            </w:tcBorders>
          </w:tcPr>
          <w:p w14:paraId="1597BCB5" w14:textId="77777777" w:rsidR="00E754D6" w:rsidRDefault="00000000">
            <w:pPr>
              <w:spacing w:line="360" w:lineRule="auto"/>
              <w:jc w:val="center"/>
              <w:rPr>
                <w:rFonts w:ascii="宋体" w:eastAsia="宋体" w:hAnsi="宋体"/>
                <w:szCs w:val="21"/>
              </w:rPr>
            </w:pPr>
            <w:r>
              <w:rPr>
                <w:rFonts w:ascii="宋体" w:eastAsia="宋体" w:hAnsi="宋体" w:hint="eastAsia"/>
                <w:szCs w:val="21"/>
              </w:rPr>
              <w:t>评论时间</w:t>
            </w:r>
          </w:p>
        </w:tc>
        <w:tc>
          <w:tcPr>
            <w:tcW w:w="2277" w:type="dxa"/>
            <w:tcBorders>
              <w:top w:val="single" w:sz="4" w:space="0" w:color="auto"/>
              <w:left w:val="single" w:sz="4" w:space="0" w:color="auto"/>
              <w:bottom w:val="single" w:sz="4" w:space="0" w:color="auto"/>
              <w:right w:val="single" w:sz="4" w:space="0" w:color="auto"/>
            </w:tcBorders>
          </w:tcPr>
          <w:p w14:paraId="792F30E9"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Publish</w:t>
            </w:r>
            <w:r>
              <w:rPr>
                <w:rFonts w:ascii="宋体" w:eastAsia="宋体" w:hAnsi="宋体" w:hint="eastAsia"/>
                <w:szCs w:val="21"/>
              </w:rPr>
              <w:t>Time</w:t>
            </w:r>
            <w:proofErr w:type="spellEnd"/>
          </w:p>
        </w:tc>
        <w:tc>
          <w:tcPr>
            <w:tcW w:w="2335" w:type="dxa"/>
            <w:tcBorders>
              <w:top w:val="single" w:sz="4" w:space="0" w:color="auto"/>
              <w:left w:val="single" w:sz="4" w:space="0" w:color="auto"/>
              <w:bottom w:val="single" w:sz="4" w:space="0" w:color="auto"/>
              <w:right w:val="single" w:sz="4" w:space="0" w:color="auto"/>
            </w:tcBorders>
          </w:tcPr>
          <w:p w14:paraId="22744D96" w14:textId="77777777" w:rsidR="00E754D6" w:rsidRDefault="00000000">
            <w:pPr>
              <w:spacing w:line="360" w:lineRule="auto"/>
              <w:jc w:val="center"/>
              <w:rPr>
                <w:rFonts w:ascii="宋体" w:eastAsia="宋体" w:hAnsi="宋体"/>
                <w:szCs w:val="21"/>
              </w:rPr>
            </w:pPr>
            <w:r>
              <w:rPr>
                <w:rFonts w:ascii="宋体" w:eastAsia="宋体" w:hAnsi="宋体"/>
                <w:szCs w:val="21"/>
              </w:rPr>
              <w:t>date</w:t>
            </w:r>
            <w:r>
              <w:rPr>
                <w:rFonts w:ascii="宋体" w:eastAsia="宋体" w:hAnsi="宋体" w:hint="eastAsia"/>
                <w:szCs w:val="21"/>
              </w:rPr>
              <w:t>time</w:t>
            </w:r>
          </w:p>
        </w:tc>
      </w:tr>
    </w:tbl>
    <w:p w14:paraId="107F9F5A" w14:textId="77777777" w:rsidR="00E754D6" w:rsidRDefault="00E754D6">
      <w:pPr>
        <w:spacing w:line="360" w:lineRule="auto"/>
        <w:jc w:val="center"/>
        <w:rPr>
          <w:rFonts w:ascii="宋体" w:eastAsia="宋体" w:hAnsi="宋体"/>
          <w:szCs w:val="21"/>
        </w:rPr>
      </w:pPr>
    </w:p>
    <w:p w14:paraId="0B10E9BC"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类名：C</w:t>
      </w:r>
      <w:r>
        <w:rPr>
          <w:rFonts w:ascii="宋体" w:eastAsia="宋体" w:hAnsi="宋体"/>
          <w:b/>
          <w:bCs/>
          <w:szCs w:val="21"/>
        </w:rPr>
        <w:t>ollect</w:t>
      </w:r>
      <w:r>
        <w:rPr>
          <w:rFonts w:ascii="宋体" w:eastAsia="宋体" w:hAnsi="宋体" w:hint="eastAsia"/>
          <w:b/>
          <w:bCs/>
          <w:szCs w:val="21"/>
        </w:rPr>
        <w:t>(收藏</w:t>
      </w:r>
      <w:r>
        <w:rPr>
          <w:rFonts w:ascii="宋体" w:eastAsia="宋体" w:hAnsi="宋体"/>
          <w:b/>
          <w:bCs/>
          <w:szCs w:val="21"/>
        </w:rPr>
        <w:t>类</w:t>
      </w:r>
      <w:r>
        <w:rPr>
          <w:rFonts w:ascii="宋体" w:eastAsia="宋体" w:hAnsi="宋体" w:hint="eastAsia"/>
          <w:b/>
          <w:bCs/>
          <w:szCs w:val="21"/>
        </w:rPr>
        <w:t>)</w:t>
      </w:r>
    </w:p>
    <w:p w14:paraId="22E380F4"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属性表如表3</w:t>
      </w:r>
      <w:r>
        <w:rPr>
          <w:rFonts w:ascii="宋体" w:eastAsia="宋体" w:hAnsi="宋体"/>
          <w:b/>
          <w:bCs/>
          <w:szCs w:val="21"/>
        </w:rPr>
        <w:t>.1.</w:t>
      </w:r>
      <w:r>
        <w:rPr>
          <w:rFonts w:ascii="宋体" w:eastAsia="宋体" w:hAnsi="宋体" w:hint="eastAsia"/>
          <w:b/>
          <w:bCs/>
          <w:szCs w:val="21"/>
          <w:lang w:eastAsia="zh"/>
        </w:rPr>
        <w:t>9</w:t>
      </w:r>
      <w:r>
        <w:rPr>
          <w:rFonts w:ascii="宋体" w:eastAsia="宋体" w:hAnsi="宋体" w:hint="eastAsia"/>
          <w:b/>
          <w:bCs/>
          <w:szCs w:val="21"/>
        </w:rPr>
        <w:t>所示：</w:t>
      </w:r>
    </w:p>
    <w:p w14:paraId="0CD6D83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.1.</w:t>
      </w:r>
      <w:r>
        <w:rPr>
          <w:rFonts w:ascii="宋体" w:eastAsia="宋体" w:hAnsi="宋体" w:hint="eastAsia"/>
          <w:szCs w:val="21"/>
          <w:lang w:eastAsia="zh"/>
        </w:rPr>
        <w:t>9</w:t>
      </w:r>
      <w:r>
        <w:rPr>
          <w:rFonts w:ascii="宋体" w:eastAsia="宋体" w:hAnsi="宋体"/>
          <w:szCs w:val="21"/>
        </w:rPr>
        <w:t xml:space="preserve"> </w:t>
      </w:r>
      <w:r>
        <w:rPr>
          <w:rFonts w:ascii="宋体" w:eastAsia="宋体" w:hAnsi="宋体" w:hint="eastAsia"/>
          <w:szCs w:val="21"/>
        </w:rPr>
        <w:t>C</w:t>
      </w:r>
      <w:r>
        <w:rPr>
          <w:rFonts w:ascii="宋体" w:eastAsia="宋体" w:hAnsi="宋体"/>
          <w:szCs w:val="21"/>
        </w:rPr>
        <w:t>ollect</w:t>
      </w:r>
      <w:r>
        <w:rPr>
          <w:rFonts w:ascii="宋体" w:eastAsia="宋体" w:hAnsi="宋体" w:hint="eastAsia"/>
          <w:szCs w:val="21"/>
        </w:rPr>
        <w:t>类属性表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E754D6" w14:paraId="57B3F414"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930E1EA" w14:textId="77777777" w:rsidR="00E754D6" w:rsidRDefault="00000000">
            <w:pPr>
              <w:spacing w:line="360" w:lineRule="auto"/>
              <w:jc w:val="center"/>
              <w:rPr>
                <w:rFonts w:ascii="宋体" w:eastAsia="宋体" w:hAnsi="宋体"/>
                <w:szCs w:val="21"/>
              </w:rPr>
            </w:pPr>
            <w:r>
              <w:rPr>
                <w:rFonts w:ascii="宋体" w:eastAsia="宋体" w:hAnsi="宋体" w:hint="eastAsia"/>
                <w:szCs w:val="21"/>
              </w:rPr>
              <w:t>中文名</w:t>
            </w:r>
          </w:p>
        </w:tc>
        <w:tc>
          <w:tcPr>
            <w:tcW w:w="2277" w:type="dxa"/>
            <w:tcBorders>
              <w:top w:val="single" w:sz="4" w:space="0" w:color="auto"/>
              <w:left w:val="single" w:sz="4" w:space="0" w:color="auto"/>
              <w:bottom w:val="single" w:sz="4" w:space="0" w:color="auto"/>
              <w:right w:val="single" w:sz="4" w:space="0" w:color="auto"/>
            </w:tcBorders>
          </w:tcPr>
          <w:p w14:paraId="53578920" w14:textId="77777777" w:rsidR="00E754D6" w:rsidRDefault="00000000">
            <w:pPr>
              <w:spacing w:line="360" w:lineRule="auto"/>
              <w:jc w:val="center"/>
              <w:rPr>
                <w:rFonts w:ascii="宋体" w:eastAsia="宋体" w:hAnsi="宋体"/>
                <w:szCs w:val="21"/>
              </w:rPr>
            </w:pPr>
            <w:r>
              <w:rPr>
                <w:rFonts w:ascii="宋体" w:eastAsia="宋体" w:hAnsi="宋体" w:hint="eastAsia"/>
                <w:szCs w:val="21"/>
              </w:rPr>
              <w:t>英文名</w:t>
            </w:r>
          </w:p>
        </w:tc>
        <w:tc>
          <w:tcPr>
            <w:tcW w:w="2335" w:type="dxa"/>
            <w:tcBorders>
              <w:top w:val="single" w:sz="4" w:space="0" w:color="auto"/>
              <w:left w:val="single" w:sz="4" w:space="0" w:color="auto"/>
              <w:bottom w:val="single" w:sz="4" w:space="0" w:color="auto"/>
              <w:right w:val="single" w:sz="4" w:space="0" w:color="auto"/>
            </w:tcBorders>
          </w:tcPr>
          <w:p w14:paraId="60347687" w14:textId="77777777" w:rsidR="00E754D6" w:rsidRDefault="00000000">
            <w:pPr>
              <w:spacing w:line="360" w:lineRule="auto"/>
              <w:jc w:val="center"/>
              <w:rPr>
                <w:rFonts w:ascii="宋体" w:eastAsia="宋体" w:hAnsi="宋体"/>
                <w:szCs w:val="21"/>
              </w:rPr>
            </w:pPr>
            <w:r>
              <w:rPr>
                <w:rFonts w:ascii="宋体" w:eastAsia="宋体" w:hAnsi="宋体" w:hint="eastAsia"/>
                <w:szCs w:val="21"/>
              </w:rPr>
              <w:t>数据类型</w:t>
            </w:r>
          </w:p>
        </w:tc>
      </w:tr>
      <w:tr w:rsidR="00E754D6" w14:paraId="0843FD1D"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2DA797B5" w14:textId="77777777" w:rsidR="00E754D6" w:rsidRDefault="00000000">
            <w:pPr>
              <w:spacing w:line="360" w:lineRule="auto"/>
              <w:jc w:val="center"/>
              <w:rPr>
                <w:rFonts w:ascii="宋体" w:eastAsia="宋体" w:hAnsi="宋体"/>
                <w:szCs w:val="21"/>
              </w:rPr>
            </w:pPr>
            <w:r>
              <w:rPr>
                <w:rFonts w:ascii="宋体" w:eastAsia="宋体" w:hAnsi="宋体" w:hint="eastAsia"/>
                <w:szCs w:val="21"/>
              </w:rPr>
              <w:t>收藏ID</w:t>
            </w:r>
          </w:p>
        </w:tc>
        <w:tc>
          <w:tcPr>
            <w:tcW w:w="2277" w:type="dxa"/>
            <w:tcBorders>
              <w:top w:val="single" w:sz="4" w:space="0" w:color="auto"/>
              <w:left w:val="single" w:sz="4" w:space="0" w:color="auto"/>
              <w:bottom w:val="single" w:sz="4" w:space="0" w:color="auto"/>
              <w:right w:val="single" w:sz="4" w:space="0" w:color="auto"/>
            </w:tcBorders>
          </w:tcPr>
          <w:p w14:paraId="1173B893"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rPr>
              <w:t>C</w:t>
            </w:r>
            <w:r>
              <w:rPr>
                <w:rFonts w:ascii="宋体" w:eastAsia="宋体" w:hAnsi="宋体"/>
                <w:szCs w:val="21"/>
              </w:rPr>
              <w:t>ollectID</w:t>
            </w:r>
            <w:proofErr w:type="spellEnd"/>
          </w:p>
        </w:tc>
        <w:tc>
          <w:tcPr>
            <w:tcW w:w="2335" w:type="dxa"/>
            <w:tcBorders>
              <w:top w:val="single" w:sz="4" w:space="0" w:color="auto"/>
              <w:left w:val="single" w:sz="4" w:space="0" w:color="auto"/>
              <w:bottom w:val="single" w:sz="4" w:space="0" w:color="auto"/>
              <w:right w:val="single" w:sz="4" w:space="0" w:color="auto"/>
            </w:tcBorders>
          </w:tcPr>
          <w:p w14:paraId="1F7C8D43"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3F859153"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3351F6BC"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菜品</w:t>
            </w:r>
            <w:r>
              <w:rPr>
                <w:rFonts w:ascii="宋体" w:eastAsia="宋体" w:hAnsi="宋体" w:hint="eastAsia"/>
                <w:szCs w:val="21"/>
              </w:rPr>
              <w:t>ID</w:t>
            </w:r>
          </w:p>
        </w:tc>
        <w:tc>
          <w:tcPr>
            <w:tcW w:w="2277" w:type="dxa"/>
            <w:tcBorders>
              <w:top w:val="single" w:sz="4" w:space="0" w:color="auto"/>
              <w:left w:val="single" w:sz="4" w:space="0" w:color="auto"/>
              <w:bottom w:val="single" w:sz="4" w:space="0" w:color="auto"/>
              <w:right w:val="single" w:sz="4" w:space="0" w:color="auto"/>
            </w:tcBorders>
          </w:tcPr>
          <w:p w14:paraId="6A7362C9"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lang w:eastAsia="zh"/>
              </w:rPr>
              <w:t>dish</w:t>
            </w:r>
            <w:r>
              <w:rPr>
                <w:rFonts w:ascii="宋体" w:eastAsia="宋体" w:hAnsi="宋体"/>
                <w:szCs w:val="21"/>
              </w:rPr>
              <w:t>ID</w:t>
            </w:r>
            <w:proofErr w:type="spellEnd"/>
          </w:p>
        </w:tc>
        <w:tc>
          <w:tcPr>
            <w:tcW w:w="2335" w:type="dxa"/>
            <w:tcBorders>
              <w:top w:val="single" w:sz="4" w:space="0" w:color="auto"/>
              <w:left w:val="single" w:sz="4" w:space="0" w:color="auto"/>
              <w:bottom w:val="single" w:sz="4" w:space="0" w:color="auto"/>
              <w:right w:val="single" w:sz="4" w:space="0" w:color="auto"/>
            </w:tcBorders>
          </w:tcPr>
          <w:p w14:paraId="67A1A6B6" w14:textId="77777777" w:rsidR="00E754D6" w:rsidRDefault="00000000">
            <w:pPr>
              <w:spacing w:line="360" w:lineRule="auto"/>
              <w:jc w:val="center"/>
              <w:rPr>
                <w:rFonts w:ascii="宋体" w:eastAsia="宋体" w:hAnsi="宋体"/>
                <w:szCs w:val="21"/>
              </w:rPr>
            </w:pPr>
            <w:r>
              <w:rPr>
                <w:rFonts w:ascii="宋体" w:eastAsia="宋体" w:hAnsi="宋体" w:hint="eastAsia"/>
                <w:szCs w:val="21"/>
              </w:rPr>
              <w:t>varchar</w:t>
            </w:r>
          </w:p>
        </w:tc>
      </w:tr>
      <w:tr w:rsidR="00E754D6" w14:paraId="152DD3E4"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0224E4A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连接地址</w:t>
            </w:r>
          </w:p>
        </w:tc>
        <w:tc>
          <w:tcPr>
            <w:tcW w:w="2277" w:type="dxa"/>
            <w:tcBorders>
              <w:top w:val="single" w:sz="4" w:space="0" w:color="auto"/>
              <w:left w:val="single" w:sz="4" w:space="0" w:color="auto"/>
              <w:bottom w:val="single" w:sz="4" w:space="0" w:color="auto"/>
              <w:right w:val="single" w:sz="4" w:space="0" w:color="auto"/>
            </w:tcBorders>
          </w:tcPr>
          <w:p w14:paraId="5C63FFA1"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LinkUrl</w:t>
            </w:r>
            <w:proofErr w:type="spellEnd"/>
          </w:p>
        </w:tc>
        <w:tc>
          <w:tcPr>
            <w:tcW w:w="2335" w:type="dxa"/>
            <w:tcBorders>
              <w:top w:val="single" w:sz="4" w:space="0" w:color="auto"/>
              <w:left w:val="single" w:sz="4" w:space="0" w:color="auto"/>
              <w:bottom w:val="single" w:sz="4" w:space="0" w:color="auto"/>
              <w:right w:val="single" w:sz="4" w:space="0" w:color="auto"/>
            </w:tcBorders>
          </w:tcPr>
          <w:p w14:paraId="0352A91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r w:rsidR="00E754D6" w14:paraId="778396CB"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1A2680F7" w14:textId="77777777" w:rsidR="00E754D6" w:rsidRDefault="00000000">
            <w:pPr>
              <w:spacing w:line="360" w:lineRule="auto"/>
              <w:jc w:val="center"/>
              <w:rPr>
                <w:rFonts w:ascii="宋体" w:eastAsia="宋体" w:hAnsi="宋体"/>
                <w:szCs w:val="21"/>
              </w:rPr>
            </w:pPr>
            <w:r>
              <w:rPr>
                <w:rFonts w:ascii="宋体" w:eastAsia="宋体" w:hAnsi="宋体" w:hint="eastAsia"/>
                <w:szCs w:val="21"/>
              </w:rPr>
              <w:t>用户ID</w:t>
            </w:r>
          </w:p>
        </w:tc>
        <w:tc>
          <w:tcPr>
            <w:tcW w:w="2277" w:type="dxa"/>
            <w:tcBorders>
              <w:top w:val="single" w:sz="4" w:space="0" w:color="auto"/>
              <w:left w:val="single" w:sz="4" w:space="0" w:color="auto"/>
              <w:bottom w:val="single" w:sz="4" w:space="0" w:color="auto"/>
              <w:right w:val="single" w:sz="4" w:space="0" w:color="auto"/>
            </w:tcBorders>
          </w:tcPr>
          <w:p w14:paraId="522E3183" w14:textId="77777777" w:rsidR="00E754D6" w:rsidRDefault="00000000">
            <w:pPr>
              <w:spacing w:line="360" w:lineRule="auto"/>
              <w:jc w:val="center"/>
              <w:rPr>
                <w:rFonts w:ascii="宋体" w:eastAsia="宋体" w:hAnsi="宋体"/>
                <w:szCs w:val="21"/>
              </w:rPr>
            </w:pPr>
            <w:proofErr w:type="spellStart"/>
            <w:r>
              <w:rPr>
                <w:rFonts w:ascii="宋体" w:eastAsia="宋体" w:hAnsi="宋体"/>
                <w:szCs w:val="21"/>
              </w:rPr>
              <w:t>userID</w:t>
            </w:r>
            <w:proofErr w:type="spellEnd"/>
          </w:p>
        </w:tc>
        <w:tc>
          <w:tcPr>
            <w:tcW w:w="2335" w:type="dxa"/>
            <w:tcBorders>
              <w:top w:val="single" w:sz="4" w:space="0" w:color="auto"/>
              <w:left w:val="single" w:sz="4" w:space="0" w:color="auto"/>
              <w:bottom w:val="single" w:sz="4" w:space="0" w:color="auto"/>
              <w:right w:val="single" w:sz="4" w:space="0" w:color="auto"/>
            </w:tcBorders>
          </w:tcPr>
          <w:p w14:paraId="512E47C1" w14:textId="77777777" w:rsidR="00E754D6" w:rsidRDefault="00000000">
            <w:pPr>
              <w:spacing w:line="360" w:lineRule="auto"/>
              <w:jc w:val="center"/>
              <w:rPr>
                <w:rFonts w:ascii="宋体" w:eastAsia="宋体" w:hAnsi="宋体"/>
                <w:szCs w:val="21"/>
              </w:rPr>
            </w:pPr>
            <w:r>
              <w:rPr>
                <w:rFonts w:ascii="宋体" w:eastAsia="宋体" w:hAnsi="宋体"/>
                <w:szCs w:val="21"/>
              </w:rPr>
              <w:t>varchar</w:t>
            </w:r>
          </w:p>
        </w:tc>
      </w:tr>
      <w:tr w:rsidR="00E754D6" w14:paraId="1F9170AF" w14:textId="77777777">
        <w:trPr>
          <w:trHeight w:val="90"/>
          <w:jc w:val="center"/>
        </w:trPr>
        <w:tc>
          <w:tcPr>
            <w:tcW w:w="1832" w:type="dxa"/>
            <w:tcBorders>
              <w:top w:val="single" w:sz="4" w:space="0" w:color="auto"/>
              <w:left w:val="single" w:sz="4" w:space="0" w:color="auto"/>
              <w:bottom w:val="single" w:sz="4" w:space="0" w:color="auto"/>
              <w:right w:val="single" w:sz="4" w:space="0" w:color="auto"/>
            </w:tcBorders>
          </w:tcPr>
          <w:p w14:paraId="0E3CE83A" w14:textId="77777777" w:rsidR="00E754D6" w:rsidRDefault="00000000">
            <w:pPr>
              <w:spacing w:line="360" w:lineRule="auto"/>
              <w:jc w:val="center"/>
              <w:rPr>
                <w:rFonts w:ascii="宋体" w:eastAsia="宋体" w:hAnsi="宋体"/>
                <w:szCs w:val="21"/>
              </w:rPr>
            </w:pPr>
            <w:r>
              <w:rPr>
                <w:rFonts w:ascii="宋体" w:eastAsia="宋体" w:hAnsi="宋体" w:hint="eastAsia"/>
                <w:szCs w:val="21"/>
              </w:rPr>
              <w:t>收藏时间</w:t>
            </w:r>
          </w:p>
        </w:tc>
        <w:tc>
          <w:tcPr>
            <w:tcW w:w="2277" w:type="dxa"/>
            <w:tcBorders>
              <w:top w:val="single" w:sz="4" w:space="0" w:color="auto"/>
              <w:left w:val="single" w:sz="4" w:space="0" w:color="auto"/>
              <w:bottom w:val="single" w:sz="4" w:space="0" w:color="auto"/>
              <w:right w:val="single" w:sz="4" w:space="0" w:color="auto"/>
            </w:tcBorders>
          </w:tcPr>
          <w:p w14:paraId="51A5C3EC" w14:textId="77777777" w:rsidR="00E754D6" w:rsidRDefault="00000000">
            <w:pPr>
              <w:spacing w:line="360" w:lineRule="auto"/>
              <w:jc w:val="center"/>
              <w:rPr>
                <w:rFonts w:ascii="宋体" w:eastAsia="宋体" w:hAnsi="宋体"/>
                <w:szCs w:val="21"/>
              </w:rPr>
            </w:pPr>
            <w:proofErr w:type="spellStart"/>
            <w:r>
              <w:rPr>
                <w:rFonts w:ascii="宋体" w:eastAsia="宋体" w:hAnsi="宋体" w:hint="eastAsia"/>
                <w:szCs w:val="21"/>
              </w:rPr>
              <w:t>CollectTime</w:t>
            </w:r>
            <w:proofErr w:type="spellEnd"/>
          </w:p>
        </w:tc>
        <w:tc>
          <w:tcPr>
            <w:tcW w:w="2335" w:type="dxa"/>
            <w:tcBorders>
              <w:top w:val="single" w:sz="4" w:space="0" w:color="auto"/>
              <w:left w:val="single" w:sz="4" w:space="0" w:color="auto"/>
              <w:bottom w:val="single" w:sz="4" w:space="0" w:color="auto"/>
              <w:right w:val="single" w:sz="4" w:space="0" w:color="auto"/>
            </w:tcBorders>
          </w:tcPr>
          <w:p w14:paraId="5F5A202E" w14:textId="77777777" w:rsidR="00E754D6" w:rsidRDefault="00000000">
            <w:pPr>
              <w:spacing w:line="360" w:lineRule="auto"/>
              <w:jc w:val="center"/>
              <w:rPr>
                <w:rFonts w:ascii="宋体" w:eastAsia="宋体" w:hAnsi="宋体"/>
                <w:szCs w:val="21"/>
              </w:rPr>
            </w:pPr>
            <w:r>
              <w:rPr>
                <w:rFonts w:ascii="宋体" w:eastAsia="宋体" w:hAnsi="宋体"/>
                <w:szCs w:val="21"/>
              </w:rPr>
              <w:t>date</w:t>
            </w:r>
            <w:r>
              <w:rPr>
                <w:rFonts w:ascii="宋体" w:eastAsia="宋体" w:hAnsi="宋体" w:hint="eastAsia"/>
                <w:szCs w:val="21"/>
              </w:rPr>
              <w:t>time</w:t>
            </w:r>
          </w:p>
        </w:tc>
      </w:tr>
    </w:tbl>
    <w:p w14:paraId="299CB999" w14:textId="77777777" w:rsidR="00E754D6" w:rsidRDefault="00E754D6">
      <w:pPr>
        <w:spacing w:line="360" w:lineRule="auto"/>
        <w:jc w:val="center"/>
        <w:rPr>
          <w:rFonts w:ascii="宋体" w:eastAsia="宋体" w:hAnsi="宋体"/>
          <w:szCs w:val="21"/>
        </w:rPr>
      </w:pPr>
    </w:p>
    <w:p w14:paraId="7C88FC1E" w14:textId="77777777" w:rsidR="00E754D6" w:rsidRDefault="00000000">
      <w:pPr>
        <w:pStyle w:val="3"/>
        <w:rPr>
          <w:rFonts w:hint="eastAsia"/>
        </w:rPr>
      </w:pPr>
      <w:bookmarkStart w:id="43" w:name="_Toc149848665"/>
      <w:r>
        <w:rPr>
          <w:rFonts w:hint="eastAsia"/>
        </w:rPr>
        <w:t>3.2操作的识别</w:t>
      </w:r>
      <w:bookmarkEnd w:id="43"/>
    </w:p>
    <w:p w14:paraId="2E3D0D6D"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类名：User</w:t>
      </w:r>
      <w:r>
        <w:rPr>
          <w:rFonts w:ascii="宋体" w:eastAsia="宋体" w:hAnsi="宋体"/>
          <w:b/>
          <w:bCs/>
          <w:szCs w:val="21"/>
        </w:rPr>
        <w:t>（</w:t>
      </w:r>
      <w:r>
        <w:rPr>
          <w:rFonts w:ascii="宋体" w:eastAsia="宋体" w:hAnsi="宋体" w:hint="eastAsia"/>
          <w:b/>
          <w:bCs/>
          <w:szCs w:val="21"/>
        </w:rPr>
        <w:t>用户</w:t>
      </w:r>
      <w:r>
        <w:rPr>
          <w:rFonts w:ascii="宋体" w:eastAsia="宋体" w:hAnsi="宋体"/>
          <w:b/>
          <w:bCs/>
          <w:szCs w:val="21"/>
        </w:rPr>
        <w:t>类）</w:t>
      </w:r>
    </w:p>
    <w:p w14:paraId="7738D241" w14:textId="77777777" w:rsidR="00E754D6" w:rsidRDefault="00000000">
      <w:pPr>
        <w:spacing w:line="360" w:lineRule="auto"/>
        <w:jc w:val="left"/>
        <w:rPr>
          <w:rFonts w:ascii="宋体" w:eastAsia="宋体" w:hAnsi="宋体"/>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.2.1所示：</w:t>
      </w:r>
    </w:p>
    <w:p w14:paraId="59E708A3"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.2.1 </w:t>
      </w:r>
      <w:r>
        <w:rPr>
          <w:rFonts w:ascii="宋体" w:eastAsia="宋体" w:hAnsi="宋体" w:hint="eastAsia"/>
          <w:szCs w:val="21"/>
        </w:rPr>
        <w:t>User类</w:t>
      </w:r>
      <w:r>
        <w:rPr>
          <w:rFonts w:ascii="宋体" w:eastAsia="宋体" w:hAnsi="宋体"/>
          <w:szCs w:val="21"/>
        </w:rPr>
        <w:t>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8"/>
        <w:gridCol w:w="2977"/>
        <w:gridCol w:w="1702"/>
      </w:tblGrid>
      <w:tr w:rsidR="00E754D6" w14:paraId="4438A8CB"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0F434D54"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977" w:type="dxa"/>
            <w:tcBorders>
              <w:top w:val="single" w:sz="4" w:space="0" w:color="auto"/>
              <w:left w:val="single" w:sz="4" w:space="0" w:color="auto"/>
              <w:bottom w:val="single" w:sz="4" w:space="0" w:color="auto"/>
              <w:right w:val="single" w:sz="4" w:space="0" w:color="auto"/>
            </w:tcBorders>
          </w:tcPr>
          <w:p w14:paraId="23FA4983"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1702" w:type="dxa"/>
            <w:tcBorders>
              <w:top w:val="single" w:sz="4" w:space="0" w:color="auto"/>
              <w:left w:val="single" w:sz="4" w:space="0" w:color="auto"/>
              <w:bottom w:val="single" w:sz="4" w:space="0" w:color="auto"/>
              <w:right w:val="single" w:sz="4" w:space="0" w:color="auto"/>
            </w:tcBorders>
          </w:tcPr>
          <w:p w14:paraId="53E2F0B1" w14:textId="77777777" w:rsidR="00E754D6" w:rsidRDefault="00000000">
            <w:pPr>
              <w:spacing w:line="360" w:lineRule="auto"/>
              <w:jc w:val="center"/>
              <w:rPr>
                <w:rFonts w:ascii="宋体" w:eastAsia="宋体" w:hAnsi="宋体"/>
                <w:szCs w:val="21"/>
              </w:rPr>
            </w:pPr>
            <w:r>
              <w:rPr>
                <w:rFonts w:ascii="宋体" w:eastAsia="宋体" w:hAnsi="宋体"/>
                <w:szCs w:val="21"/>
              </w:rPr>
              <w:t>返回</w:t>
            </w:r>
            <w:proofErr w:type="gramStart"/>
            <w:r>
              <w:rPr>
                <w:rFonts w:ascii="宋体" w:eastAsia="宋体" w:hAnsi="宋体"/>
                <w:szCs w:val="21"/>
              </w:rPr>
              <w:t>值类型</w:t>
            </w:r>
            <w:proofErr w:type="gramEnd"/>
          </w:p>
        </w:tc>
      </w:tr>
      <w:tr w:rsidR="00E754D6" w14:paraId="0FB5407E"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4CB03C34" w14:textId="77777777" w:rsidR="00E754D6" w:rsidRDefault="00000000">
            <w:pPr>
              <w:spacing w:line="360" w:lineRule="auto"/>
              <w:jc w:val="center"/>
              <w:rPr>
                <w:rFonts w:ascii="宋体" w:eastAsia="宋体" w:hAnsi="宋体"/>
                <w:szCs w:val="21"/>
              </w:rPr>
            </w:pPr>
            <w:r>
              <w:rPr>
                <w:rFonts w:ascii="宋体" w:eastAsia="宋体" w:hAnsi="宋体"/>
                <w:szCs w:val="21"/>
              </w:rPr>
              <w:lastRenderedPageBreak/>
              <w:t>添加用户</w:t>
            </w:r>
          </w:p>
        </w:tc>
        <w:tc>
          <w:tcPr>
            <w:tcW w:w="2977" w:type="dxa"/>
            <w:tcBorders>
              <w:top w:val="single" w:sz="4" w:space="0" w:color="auto"/>
              <w:left w:val="single" w:sz="4" w:space="0" w:color="auto"/>
              <w:bottom w:val="single" w:sz="4" w:space="0" w:color="auto"/>
              <w:right w:val="single" w:sz="4" w:space="0" w:color="auto"/>
            </w:tcBorders>
          </w:tcPr>
          <w:p w14:paraId="2002632B"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addUser</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16A33F04"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57231E8D"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3777D28D" w14:textId="77777777" w:rsidR="00E754D6" w:rsidRDefault="00000000">
            <w:pPr>
              <w:spacing w:line="360" w:lineRule="auto"/>
              <w:jc w:val="center"/>
              <w:rPr>
                <w:rFonts w:ascii="宋体" w:eastAsia="宋体" w:hAnsi="宋体"/>
                <w:szCs w:val="21"/>
              </w:rPr>
            </w:pPr>
            <w:r>
              <w:rPr>
                <w:rFonts w:ascii="宋体" w:eastAsia="宋体" w:hAnsi="宋体" w:hint="eastAsia"/>
                <w:szCs w:val="21"/>
              </w:rPr>
              <w:t>删除用户</w:t>
            </w:r>
          </w:p>
        </w:tc>
        <w:tc>
          <w:tcPr>
            <w:tcW w:w="2977" w:type="dxa"/>
            <w:tcBorders>
              <w:top w:val="single" w:sz="4" w:space="0" w:color="auto"/>
              <w:left w:val="single" w:sz="4" w:space="0" w:color="auto"/>
              <w:bottom w:val="single" w:sz="4" w:space="0" w:color="auto"/>
              <w:right w:val="single" w:sz="4" w:space="0" w:color="auto"/>
            </w:tcBorders>
          </w:tcPr>
          <w:p w14:paraId="0AD54E9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rPr>
              <w:t>dele</w:t>
            </w:r>
            <w:r>
              <w:rPr>
                <w:rFonts w:ascii="宋体" w:eastAsia="宋体" w:hAnsi="宋体"/>
                <w:szCs w:val="21"/>
              </w:rPr>
              <w:t>teUser</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34345810"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3364DA2B"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7957DEA9" w14:textId="77777777" w:rsidR="00E754D6" w:rsidRDefault="00000000">
            <w:pPr>
              <w:spacing w:line="360" w:lineRule="auto"/>
              <w:jc w:val="center"/>
              <w:rPr>
                <w:rFonts w:ascii="宋体" w:eastAsia="宋体" w:hAnsi="宋体"/>
                <w:szCs w:val="21"/>
              </w:rPr>
            </w:pPr>
            <w:r>
              <w:rPr>
                <w:rFonts w:ascii="宋体" w:eastAsia="宋体" w:hAnsi="宋体"/>
                <w:szCs w:val="21"/>
              </w:rPr>
              <w:t>返回用户ID</w:t>
            </w:r>
          </w:p>
        </w:tc>
        <w:tc>
          <w:tcPr>
            <w:tcW w:w="2977" w:type="dxa"/>
            <w:tcBorders>
              <w:top w:val="single" w:sz="4" w:space="0" w:color="auto"/>
              <w:left w:val="single" w:sz="4" w:space="0" w:color="auto"/>
              <w:bottom w:val="single" w:sz="4" w:space="0" w:color="auto"/>
              <w:right w:val="single" w:sz="4" w:space="0" w:color="auto"/>
            </w:tcBorders>
          </w:tcPr>
          <w:p w14:paraId="3B05F8A0"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getUserID</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6F1FD615"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3A091C66"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3F1264E2" w14:textId="77777777" w:rsidR="00E754D6" w:rsidRDefault="00000000">
            <w:pPr>
              <w:spacing w:line="360" w:lineRule="auto"/>
              <w:jc w:val="center"/>
              <w:rPr>
                <w:rFonts w:ascii="宋体" w:eastAsia="宋体" w:hAnsi="宋体"/>
                <w:szCs w:val="21"/>
              </w:rPr>
            </w:pPr>
            <w:r>
              <w:rPr>
                <w:rFonts w:ascii="宋体" w:eastAsia="宋体" w:hAnsi="宋体"/>
                <w:szCs w:val="21"/>
              </w:rPr>
              <w:t>设置用户ID</w:t>
            </w:r>
          </w:p>
        </w:tc>
        <w:tc>
          <w:tcPr>
            <w:tcW w:w="2977" w:type="dxa"/>
            <w:tcBorders>
              <w:top w:val="single" w:sz="4" w:space="0" w:color="auto"/>
              <w:left w:val="single" w:sz="4" w:space="0" w:color="auto"/>
              <w:bottom w:val="single" w:sz="4" w:space="0" w:color="auto"/>
              <w:right w:val="single" w:sz="4" w:space="0" w:color="auto"/>
            </w:tcBorders>
          </w:tcPr>
          <w:p w14:paraId="3FB513F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setUserId</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20CB8063"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3016534F"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0A934502" w14:textId="77777777" w:rsidR="00E754D6" w:rsidRDefault="00000000">
            <w:pPr>
              <w:spacing w:line="360" w:lineRule="auto"/>
              <w:jc w:val="center"/>
              <w:rPr>
                <w:rFonts w:ascii="宋体" w:eastAsia="宋体" w:hAnsi="宋体"/>
                <w:szCs w:val="21"/>
              </w:rPr>
            </w:pPr>
            <w:r>
              <w:rPr>
                <w:rFonts w:ascii="宋体" w:eastAsia="宋体" w:hAnsi="宋体"/>
                <w:szCs w:val="21"/>
              </w:rPr>
              <w:t>返回用户密码</w:t>
            </w:r>
          </w:p>
        </w:tc>
        <w:tc>
          <w:tcPr>
            <w:tcW w:w="2977" w:type="dxa"/>
            <w:tcBorders>
              <w:top w:val="single" w:sz="4" w:space="0" w:color="auto"/>
              <w:left w:val="single" w:sz="4" w:space="0" w:color="auto"/>
              <w:bottom w:val="single" w:sz="4" w:space="0" w:color="auto"/>
              <w:right w:val="single" w:sz="4" w:space="0" w:color="auto"/>
            </w:tcBorders>
          </w:tcPr>
          <w:p w14:paraId="4ECB09E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getUserPassword</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5E48F61B"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18C92758" w14:textId="77777777">
        <w:trPr>
          <w:jc w:val="center"/>
        </w:trPr>
        <w:tc>
          <w:tcPr>
            <w:tcW w:w="2328" w:type="dxa"/>
            <w:tcBorders>
              <w:top w:val="single" w:sz="4" w:space="0" w:color="auto"/>
              <w:left w:val="single" w:sz="4" w:space="0" w:color="auto"/>
              <w:bottom w:val="single" w:sz="4" w:space="0" w:color="auto"/>
              <w:right w:val="single" w:sz="4" w:space="0" w:color="auto"/>
            </w:tcBorders>
          </w:tcPr>
          <w:p w14:paraId="6386CDF2" w14:textId="77777777" w:rsidR="00E754D6" w:rsidRDefault="00000000">
            <w:pPr>
              <w:spacing w:line="360" w:lineRule="auto"/>
              <w:jc w:val="center"/>
              <w:rPr>
                <w:rFonts w:ascii="宋体" w:eastAsia="宋体" w:hAnsi="宋体"/>
                <w:szCs w:val="21"/>
              </w:rPr>
            </w:pPr>
            <w:r>
              <w:rPr>
                <w:rFonts w:ascii="宋体" w:eastAsia="宋体" w:hAnsi="宋体"/>
                <w:szCs w:val="21"/>
              </w:rPr>
              <w:t>设置用户密码</w:t>
            </w:r>
          </w:p>
        </w:tc>
        <w:tc>
          <w:tcPr>
            <w:tcW w:w="2977" w:type="dxa"/>
            <w:tcBorders>
              <w:top w:val="single" w:sz="4" w:space="0" w:color="auto"/>
              <w:left w:val="single" w:sz="4" w:space="0" w:color="auto"/>
              <w:bottom w:val="single" w:sz="4" w:space="0" w:color="auto"/>
              <w:right w:val="single" w:sz="4" w:space="0" w:color="auto"/>
            </w:tcBorders>
          </w:tcPr>
          <w:p w14:paraId="4597AB5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setUserPassword</w:t>
            </w:r>
            <w:proofErr w:type="spellEnd"/>
            <w:r>
              <w:rPr>
                <w:rFonts w:ascii="宋体" w:eastAsia="宋体" w:hAnsi="宋体"/>
                <w:szCs w:val="21"/>
              </w:rPr>
              <w:t>(</w:t>
            </w:r>
            <w:proofErr w:type="gramEnd"/>
            <w:r>
              <w:rPr>
                <w:rFonts w:ascii="宋体" w:eastAsia="宋体" w:hAnsi="宋体"/>
                <w:szCs w:val="21"/>
              </w:rPr>
              <w:t>)</w:t>
            </w:r>
          </w:p>
        </w:tc>
        <w:tc>
          <w:tcPr>
            <w:tcW w:w="1702" w:type="dxa"/>
            <w:tcBorders>
              <w:top w:val="single" w:sz="4" w:space="0" w:color="auto"/>
              <w:left w:val="single" w:sz="4" w:space="0" w:color="auto"/>
              <w:bottom w:val="single" w:sz="4" w:space="0" w:color="auto"/>
              <w:right w:val="single" w:sz="4" w:space="0" w:color="auto"/>
            </w:tcBorders>
          </w:tcPr>
          <w:p w14:paraId="6695B838"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bl>
    <w:p w14:paraId="77F71D21" w14:textId="77777777" w:rsidR="00E754D6" w:rsidRDefault="00E754D6">
      <w:pPr>
        <w:spacing w:line="360" w:lineRule="auto"/>
        <w:jc w:val="center"/>
        <w:rPr>
          <w:rFonts w:ascii="宋体" w:eastAsia="宋体" w:hAnsi="宋体"/>
          <w:szCs w:val="21"/>
        </w:rPr>
      </w:pPr>
    </w:p>
    <w:p w14:paraId="5E2563BD"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类名：Administrator</w:t>
      </w:r>
      <w:r>
        <w:rPr>
          <w:rFonts w:ascii="宋体" w:eastAsia="宋体" w:hAnsi="宋体"/>
          <w:b/>
          <w:bCs/>
          <w:szCs w:val="21"/>
        </w:rPr>
        <w:t>（</w:t>
      </w:r>
      <w:r>
        <w:rPr>
          <w:rFonts w:ascii="宋体" w:eastAsia="宋体" w:hAnsi="宋体" w:hint="eastAsia"/>
          <w:b/>
          <w:bCs/>
          <w:szCs w:val="21"/>
          <w:lang w:eastAsia="zh"/>
        </w:rPr>
        <w:t>商家</w:t>
      </w:r>
      <w:r>
        <w:rPr>
          <w:rFonts w:ascii="宋体" w:eastAsia="宋体" w:hAnsi="宋体"/>
          <w:b/>
          <w:bCs/>
          <w:szCs w:val="21"/>
        </w:rPr>
        <w:t>类）</w:t>
      </w:r>
    </w:p>
    <w:p w14:paraId="5B70211A" w14:textId="77777777" w:rsidR="00E754D6" w:rsidRDefault="00000000">
      <w:pPr>
        <w:spacing w:line="360" w:lineRule="auto"/>
        <w:jc w:val="left"/>
        <w:rPr>
          <w:rFonts w:ascii="宋体" w:eastAsia="宋体" w:hAnsi="宋体"/>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.2.2所示：</w:t>
      </w:r>
    </w:p>
    <w:p w14:paraId="77B2BB4F"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.2.2 </w:t>
      </w:r>
      <w:r>
        <w:rPr>
          <w:rFonts w:ascii="宋体" w:eastAsia="宋体" w:hAnsi="宋体" w:hint="eastAsia"/>
          <w:szCs w:val="21"/>
        </w:rPr>
        <w:t>Administrator</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410"/>
        <w:gridCol w:w="1846"/>
      </w:tblGrid>
      <w:tr w:rsidR="00E754D6" w14:paraId="60BCDF63" w14:textId="77777777">
        <w:trPr>
          <w:jc w:val="center"/>
        </w:trPr>
        <w:tc>
          <w:tcPr>
            <w:tcW w:w="2188" w:type="dxa"/>
          </w:tcPr>
          <w:p w14:paraId="1EC8AFE0"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410" w:type="dxa"/>
          </w:tcPr>
          <w:p w14:paraId="140FE6B1"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英</w:t>
            </w:r>
            <w:r>
              <w:rPr>
                <w:rFonts w:ascii="宋体" w:eastAsia="宋体" w:hAnsi="宋体"/>
                <w:szCs w:val="21"/>
              </w:rPr>
              <w:t>文名</w:t>
            </w:r>
          </w:p>
        </w:tc>
        <w:tc>
          <w:tcPr>
            <w:tcW w:w="1846" w:type="dxa"/>
          </w:tcPr>
          <w:p w14:paraId="4111BE43"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0F0EDB1F" w14:textId="77777777">
        <w:trPr>
          <w:jc w:val="center"/>
        </w:trPr>
        <w:tc>
          <w:tcPr>
            <w:tcW w:w="2188" w:type="dxa"/>
          </w:tcPr>
          <w:p w14:paraId="48D2CB01" w14:textId="77777777" w:rsidR="00E754D6" w:rsidRDefault="00000000">
            <w:pPr>
              <w:spacing w:line="360" w:lineRule="auto"/>
              <w:jc w:val="center"/>
              <w:rPr>
                <w:rFonts w:ascii="宋体" w:eastAsia="宋体" w:hAnsi="宋体"/>
                <w:szCs w:val="21"/>
              </w:rPr>
            </w:pPr>
            <w:r>
              <w:rPr>
                <w:rFonts w:ascii="宋体" w:eastAsia="宋体" w:hAnsi="宋体"/>
                <w:szCs w:val="21"/>
              </w:rPr>
              <w:t>添加用户</w:t>
            </w:r>
          </w:p>
        </w:tc>
        <w:tc>
          <w:tcPr>
            <w:tcW w:w="2410" w:type="dxa"/>
          </w:tcPr>
          <w:p w14:paraId="59C2D0B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addUser</w:t>
            </w:r>
            <w:proofErr w:type="spellEnd"/>
            <w:r>
              <w:rPr>
                <w:rFonts w:ascii="宋体" w:eastAsia="宋体" w:hAnsi="宋体"/>
                <w:szCs w:val="21"/>
              </w:rPr>
              <w:t>(</w:t>
            </w:r>
            <w:proofErr w:type="gramEnd"/>
            <w:r>
              <w:rPr>
                <w:rFonts w:ascii="宋体" w:eastAsia="宋体" w:hAnsi="宋体"/>
                <w:szCs w:val="21"/>
              </w:rPr>
              <w:t>)</w:t>
            </w:r>
          </w:p>
        </w:tc>
        <w:tc>
          <w:tcPr>
            <w:tcW w:w="1846" w:type="dxa"/>
          </w:tcPr>
          <w:p w14:paraId="21CEA14D"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722D9877" w14:textId="77777777">
        <w:trPr>
          <w:jc w:val="center"/>
        </w:trPr>
        <w:tc>
          <w:tcPr>
            <w:tcW w:w="2188" w:type="dxa"/>
          </w:tcPr>
          <w:p w14:paraId="47F8E710" w14:textId="77777777" w:rsidR="00E754D6" w:rsidRDefault="00000000">
            <w:pPr>
              <w:spacing w:line="360" w:lineRule="auto"/>
              <w:jc w:val="center"/>
              <w:rPr>
                <w:rFonts w:ascii="宋体" w:eastAsia="宋体" w:hAnsi="宋体"/>
                <w:szCs w:val="21"/>
              </w:rPr>
            </w:pPr>
            <w:r>
              <w:rPr>
                <w:rFonts w:ascii="宋体" w:eastAsia="宋体" w:hAnsi="宋体" w:hint="eastAsia"/>
                <w:szCs w:val="21"/>
              </w:rPr>
              <w:t>删除用户</w:t>
            </w:r>
          </w:p>
        </w:tc>
        <w:tc>
          <w:tcPr>
            <w:tcW w:w="2410" w:type="dxa"/>
          </w:tcPr>
          <w:p w14:paraId="32C5307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rPr>
              <w:t>dele</w:t>
            </w:r>
            <w:r>
              <w:rPr>
                <w:rFonts w:ascii="宋体" w:eastAsia="宋体" w:hAnsi="宋体"/>
                <w:szCs w:val="21"/>
              </w:rPr>
              <w:t>teUser</w:t>
            </w:r>
            <w:proofErr w:type="spellEnd"/>
            <w:r>
              <w:rPr>
                <w:rFonts w:ascii="宋体" w:eastAsia="宋体" w:hAnsi="宋体"/>
                <w:szCs w:val="21"/>
              </w:rPr>
              <w:t>(</w:t>
            </w:r>
            <w:proofErr w:type="gramEnd"/>
            <w:r>
              <w:rPr>
                <w:rFonts w:ascii="宋体" w:eastAsia="宋体" w:hAnsi="宋体"/>
                <w:szCs w:val="21"/>
              </w:rPr>
              <w:t>)</w:t>
            </w:r>
          </w:p>
        </w:tc>
        <w:tc>
          <w:tcPr>
            <w:tcW w:w="1846" w:type="dxa"/>
          </w:tcPr>
          <w:p w14:paraId="51E25040"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6D5E4261" w14:textId="77777777">
        <w:trPr>
          <w:jc w:val="center"/>
        </w:trPr>
        <w:tc>
          <w:tcPr>
            <w:tcW w:w="2188" w:type="dxa"/>
          </w:tcPr>
          <w:p w14:paraId="5A3EF8AD" w14:textId="77777777" w:rsidR="00E754D6" w:rsidRDefault="00000000">
            <w:pPr>
              <w:spacing w:line="360" w:lineRule="auto"/>
              <w:jc w:val="center"/>
              <w:rPr>
                <w:rFonts w:ascii="宋体" w:eastAsia="宋体" w:hAnsi="宋体"/>
                <w:szCs w:val="21"/>
              </w:rPr>
            </w:pPr>
            <w:r>
              <w:rPr>
                <w:rFonts w:ascii="宋体" w:eastAsia="宋体" w:hAnsi="宋体"/>
                <w:szCs w:val="21"/>
              </w:rPr>
              <w:t>返回用户ID</w:t>
            </w:r>
          </w:p>
        </w:tc>
        <w:tc>
          <w:tcPr>
            <w:tcW w:w="2410" w:type="dxa"/>
          </w:tcPr>
          <w:p w14:paraId="3CD6F0F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getUserID</w:t>
            </w:r>
            <w:proofErr w:type="spellEnd"/>
            <w:r>
              <w:rPr>
                <w:rFonts w:ascii="宋体" w:eastAsia="宋体" w:hAnsi="宋体"/>
                <w:szCs w:val="21"/>
              </w:rPr>
              <w:t>(</w:t>
            </w:r>
            <w:proofErr w:type="gramEnd"/>
            <w:r>
              <w:rPr>
                <w:rFonts w:ascii="宋体" w:eastAsia="宋体" w:hAnsi="宋体"/>
                <w:szCs w:val="21"/>
              </w:rPr>
              <w:t>)</w:t>
            </w:r>
          </w:p>
        </w:tc>
        <w:tc>
          <w:tcPr>
            <w:tcW w:w="1846" w:type="dxa"/>
          </w:tcPr>
          <w:p w14:paraId="1CE7380E"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72F4ED1E" w14:textId="77777777">
        <w:trPr>
          <w:jc w:val="center"/>
        </w:trPr>
        <w:tc>
          <w:tcPr>
            <w:tcW w:w="2188" w:type="dxa"/>
          </w:tcPr>
          <w:p w14:paraId="54258683" w14:textId="77777777" w:rsidR="00E754D6" w:rsidRDefault="00000000">
            <w:pPr>
              <w:spacing w:line="360" w:lineRule="auto"/>
              <w:jc w:val="center"/>
              <w:rPr>
                <w:rFonts w:ascii="宋体" w:eastAsia="宋体" w:hAnsi="宋体"/>
                <w:szCs w:val="21"/>
              </w:rPr>
            </w:pPr>
            <w:r>
              <w:rPr>
                <w:rFonts w:ascii="宋体" w:eastAsia="宋体" w:hAnsi="宋体"/>
                <w:szCs w:val="21"/>
              </w:rPr>
              <w:t>返回用户密码</w:t>
            </w:r>
          </w:p>
        </w:tc>
        <w:tc>
          <w:tcPr>
            <w:tcW w:w="2410" w:type="dxa"/>
          </w:tcPr>
          <w:p w14:paraId="3EA6326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getUserPassword</w:t>
            </w:r>
            <w:proofErr w:type="spellEnd"/>
            <w:r>
              <w:rPr>
                <w:rFonts w:ascii="宋体" w:eastAsia="宋体" w:hAnsi="宋体"/>
                <w:szCs w:val="21"/>
              </w:rPr>
              <w:t>(</w:t>
            </w:r>
            <w:proofErr w:type="gramEnd"/>
            <w:r>
              <w:rPr>
                <w:rFonts w:ascii="宋体" w:eastAsia="宋体" w:hAnsi="宋体"/>
                <w:szCs w:val="21"/>
              </w:rPr>
              <w:t>)</w:t>
            </w:r>
          </w:p>
        </w:tc>
        <w:tc>
          <w:tcPr>
            <w:tcW w:w="1846" w:type="dxa"/>
          </w:tcPr>
          <w:p w14:paraId="08E9231E"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2B9686AD" w14:textId="77777777">
        <w:trPr>
          <w:jc w:val="center"/>
        </w:trPr>
        <w:tc>
          <w:tcPr>
            <w:tcW w:w="2188" w:type="dxa"/>
          </w:tcPr>
          <w:p w14:paraId="39399315" w14:textId="77777777" w:rsidR="00E754D6" w:rsidRDefault="00000000">
            <w:pPr>
              <w:spacing w:line="360" w:lineRule="auto"/>
              <w:jc w:val="center"/>
              <w:rPr>
                <w:rFonts w:ascii="宋体" w:eastAsia="宋体" w:hAnsi="宋体"/>
                <w:szCs w:val="21"/>
              </w:rPr>
            </w:pPr>
            <w:r>
              <w:rPr>
                <w:rFonts w:ascii="宋体" w:eastAsia="宋体" w:hAnsi="宋体" w:hint="eastAsia"/>
                <w:szCs w:val="21"/>
              </w:rPr>
              <w:t>查询用户</w:t>
            </w:r>
          </w:p>
        </w:tc>
        <w:tc>
          <w:tcPr>
            <w:tcW w:w="2410" w:type="dxa"/>
          </w:tcPr>
          <w:p w14:paraId="70CC57C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searchUser</w:t>
            </w:r>
            <w:proofErr w:type="spellEnd"/>
            <w:r>
              <w:rPr>
                <w:rFonts w:ascii="宋体" w:eastAsia="宋体" w:hAnsi="宋体"/>
                <w:szCs w:val="21"/>
              </w:rPr>
              <w:t>(</w:t>
            </w:r>
            <w:proofErr w:type="gramEnd"/>
            <w:r>
              <w:rPr>
                <w:rFonts w:ascii="宋体" w:eastAsia="宋体" w:hAnsi="宋体"/>
                <w:szCs w:val="21"/>
              </w:rPr>
              <w:t>)</w:t>
            </w:r>
          </w:p>
        </w:tc>
        <w:tc>
          <w:tcPr>
            <w:tcW w:w="1846" w:type="dxa"/>
          </w:tcPr>
          <w:p w14:paraId="6A50749C" w14:textId="77777777" w:rsidR="00E754D6" w:rsidRDefault="00000000">
            <w:pPr>
              <w:spacing w:line="360" w:lineRule="auto"/>
              <w:jc w:val="center"/>
              <w:rPr>
                <w:rFonts w:ascii="宋体" w:eastAsia="宋体" w:hAnsi="宋体"/>
                <w:szCs w:val="21"/>
              </w:rPr>
            </w:pPr>
            <w:r>
              <w:rPr>
                <w:rFonts w:ascii="宋体" w:eastAsia="宋体" w:hAnsi="宋体" w:hint="eastAsia"/>
                <w:szCs w:val="21"/>
              </w:rPr>
              <w:t>b</w:t>
            </w:r>
            <w:r>
              <w:rPr>
                <w:rFonts w:ascii="宋体" w:eastAsia="宋体" w:hAnsi="宋体"/>
                <w:szCs w:val="21"/>
              </w:rPr>
              <w:t>ool</w:t>
            </w:r>
          </w:p>
        </w:tc>
      </w:tr>
    </w:tbl>
    <w:p w14:paraId="48B953F1" w14:textId="77777777" w:rsidR="00E754D6" w:rsidRDefault="00E754D6">
      <w:pPr>
        <w:spacing w:line="360" w:lineRule="auto"/>
        <w:jc w:val="center"/>
        <w:rPr>
          <w:rFonts w:ascii="宋体" w:eastAsia="宋体" w:hAnsi="宋体"/>
          <w:szCs w:val="21"/>
        </w:rPr>
      </w:pPr>
    </w:p>
    <w:p w14:paraId="08D62E21"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proofErr w:type="spellStart"/>
      <w:r>
        <w:rPr>
          <w:rFonts w:ascii="宋体" w:eastAsia="宋体" w:hAnsi="宋体" w:hint="eastAsia"/>
          <w:b/>
          <w:bCs/>
          <w:szCs w:val="21"/>
        </w:rPr>
        <w:t>Ordinary</w:t>
      </w:r>
      <w:r>
        <w:rPr>
          <w:rFonts w:ascii="宋体" w:eastAsia="宋体" w:hAnsi="宋体"/>
          <w:b/>
          <w:bCs/>
          <w:szCs w:val="21"/>
        </w:rPr>
        <w:t>User</w:t>
      </w:r>
      <w:proofErr w:type="spellEnd"/>
      <w:r>
        <w:rPr>
          <w:rFonts w:ascii="宋体" w:eastAsia="宋体" w:hAnsi="宋体"/>
          <w:b/>
          <w:bCs/>
          <w:szCs w:val="21"/>
        </w:rPr>
        <w:t>（</w:t>
      </w:r>
      <w:r>
        <w:rPr>
          <w:rFonts w:ascii="宋体" w:eastAsia="宋体" w:hAnsi="宋体" w:hint="eastAsia"/>
          <w:b/>
          <w:bCs/>
          <w:szCs w:val="21"/>
          <w:lang w:eastAsia="zh"/>
        </w:rPr>
        <w:t>顾客</w:t>
      </w:r>
      <w:r>
        <w:rPr>
          <w:rFonts w:ascii="宋体" w:eastAsia="宋体" w:hAnsi="宋体"/>
          <w:b/>
          <w:bCs/>
          <w:szCs w:val="21"/>
        </w:rPr>
        <w:t>类）</w:t>
      </w:r>
    </w:p>
    <w:p w14:paraId="1BB458D8" w14:textId="77777777" w:rsidR="00E754D6" w:rsidRDefault="00000000">
      <w:pPr>
        <w:spacing w:line="360" w:lineRule="auto"/>
        <w:jc w:val="left"/>
        <w:rPr>
          <w:rFonts w:ascii="宋体" w:eastAsia="宋体" w:hAnsi="宋体"/>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.2.3所示：</w:t>
      </w:r>
    </w:p>
    <w:p w14:paraId="70C11A6D"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w:t>
      </w:r>
      <w:r>
        <w:rPr>
          <w:rFonts w:ascii="宋体" w:eastAsia="宋体" w:hAnsi="宋体"/>
          <w:szCs w:val="21"/>
        </w:rPr>
        <w:t xml:space="preserve">.2.3 </w:t>
      </w:r>
      <w:proofErr w:type="spellStart"/>
      <w:r>
        <w:rPr>
          <w:rFonts w:ascii="宋体" w:eastAsia="宋体" w:hAnsi="宋体" w:hint="eastAsia"/>
          <w:szCs w:val="21"/>
        </w:rPr>
        <w:t>Ordinary</w:t>
      </w:r>
      <w:r>
        <w:rPr>
          <w:rFonts w:ascii="宋体" w:eastAsia="宋体" w:hAnsi="宋体"/>
          <w:szCs w:val="21"/>
        </w:rPr>
        <w:t>User</w:t>
      </w:r>
      <w:proofErr w:type="spellEnd"/>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9"/>
        <w:gridCol w:w="2925"/>
        <w:gridCol w:w="1330"/>
      </w:tblGrid>
      <w:tr w:rsidR="00E754D6" w14:paraId="4EF3B43A" w14:textId="77777777">
        <w:trPr>
          <w:jc w:val="center"/>
        </w:trPr>
        <w:tc>
          <w:tcPr>
            <w:tcW w:w="2189" w:type="dxa"/>
          </w:tcPr>
          <w:p w14:paraId="3B1FBE23"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925" w:type="dxa"/>
          </w:tcPr>
          <w:p w14:paraId="4BCE05FA" w14:textId="77777777" w:rsidR="00E754D6" w:rsidRDefault="00000000">
            <w:pPr>
              <w:spacing w:line="360" w:lineRule="auto"/>
              <w:jc w:val="center"/>
              <w:rPr>
                <w:rFonts w:ascii="宋体" w:eastAsia="宋体" w:hAnsi="宋体"/>
                <w:szCs w:val="21"/>
              </w:rPr>
            </w:pPr>
            <w:r>
              <w:rPr>
                <w:rFonts w:ascii="宋体" w:eastAsia="宋体" w:hAnsi="宋体"/>
                <w:szCs w:val="21"/>
              </w:rPr>
              <w:t>文名</w:t>
            </w:r>
          </w:p>
        </w:tc>
        <w:tc>
          <w:tcPr>
            <w:tcW w:w="1330" w:type="dxa"/>
          </w:tcPr>
          <w:p w14:paraId="39C829AD"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60FA1152" w14:textId="77777777">
        <w:trPr>
          <w:jc w:val="center"/>
        </w:trPr>
        <w:tc>
          <w:tcPr>
            <w:tcW w:w="2189" w:type="dxa"/>
          </w:tcPr>
          <w:p w14:paraId="765601DD" w14:textId="77777777" w:rsidR="00E754D6" w:rsidRDefault="00000000">
            <w:pPr>
              <w:spacing w:line="360" w:lineRule="auto"/>
              <w:jc w:val="center"/>
              <w:rPr>
                <w:rFonts w:ascii="宋体" w:eastAsia="宋体" w:hAnsi="宋体"/>
                <w:szCs w:val="21"/>
              </w:rPr>
            </w:pPr>
            <w:r>
              <w:rPr>
                <w:rFonts w:ascii="宋体" w:eastAsia="宋体" w:hAnsi="宋体"/>
                <w:szCs w:val="21"/>
              </w:rPr>
              <w:t>添加用户</w:t>
            </w:r>
          </w:p>
        </w:tc>
        <w:tc>
          <w:tcPr>
            <w:tcW w:w="2925" w:type="dxa"/>
          </w:tcPr>
          <w:p w14:paraId="5C92719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addUser</w:t>
            </w:r>
            <w:proofErr w:type="spellEnd"/>
            <w:r>
              <w:rPr>
                <w:rFonts w:ascii="宋体" w:eastAsia="宋体" w:hAnsi="宋体"/>
                <w:szCs w:val="21"/>
              </w:rPr>
              <w:t>(</w:t>
            </w:r>
            <w:proofErr w:type="gramEnd"/>
            <w:r>
              <w:rPr>
                <w:rFonts w:ascii="宋体" w:eastAsia="宋体" w:hAnsi="宋体"/>
                <w:szCs w:val="21"/>
              </w:rPr>
              <w:t>)</w:t>
            </w:r>
          </w:p>
        </w:tc>
        <w:tc>
          <w:tcPr>
            <w:tcW w:w="1330" w:type="dxa"/>
          </w:tcPr>
          <w:p w14:paraId="791CCD3A"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56B9361E" w14:textId="77777777">
        <w:trPr>
          <w:jc w:val="center"/>
        </w:trPr>
        <w:tc>
          <w:tcPr>
            <w:tcW w:w="2189" w:type="dxa"/>
          </w:tcPr>
          <w:p w14:paraId="74775C50" w14:textId="77777777" w:rsidR="00E754D6" w:rsidRDefault="00000000">
            <w:pPr>
              <w:spacing w:line="360" w:lineRule="auto"/>
              <w:jc w:val="center"/>
              <w:rPr>
                <w:rFonts w:ascii="宋体" w:eastAsia="宋体" w:hAnsi="宋体"/>
                <w:szCs w:val="21"/>
              </w:rPr>
            </w:pPr>
            <w:r>
              <w:rPr>
                <w:rFonts w:ascii="宋体" w:eastAsia="宋体" w:hAnsi="宋体" w:hint="eastAsia"/>
                <w:szCs w:val="21"/>
              </w:rPr>
              <w:t>删除用户</w:t>
            </w:r>
          </w:p>
        </w:tc>
        <w:tc>
          <w:tcPr>
            <w:tcW w:w="2925" w:type="dxa"/>
          </w:tcPr>
          <w:p w14:paraId="221D6DFD"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rPr>
              <w:t>dele</w:t>
            </w:r>
            <w:r>
              <w:rPr>
                <w:rFonts w:ascii="宋体" w:eastAsia="宋体" w:hAnsi="宋体"/>
                <w:szCs w:val="21"/>
              </w:rPr>
              <w:t>teUser</w:t>
            </w:r>
            <w:proofErr w:type="spellEnd"/>
            <w:r>
              <w:rPr>
                <w:rFonts w:ascii="宋体" w:eastAsia="宋体" w:hAnsi="宋体"/>
                <w:szCs w:val="21"/>
              </w:rPr>
              <w:t>(</w:t>
            </w:r>
            <w:proofErr w:type="gramEnd"/>
            <w:r>
              <w:rPr>
                <w:rFonts w:ascii="宋体" w:eastAsia="宋体" w:hAnsi="宋体"/>
                <w:szCs w:val="21"/>
              </w:rPr>
              <w:t>)</w:t>
            </w:r>
          </w:p>
        </w:tc>
        <w:tc>
          <w:tcPr>
            <w:tcW w:w="1330" w:type="dxa"/>
          </w:tcPr>
          <w:p w14:paraId="5E113F60"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21755F6F" w14:textId="77777777">
        <w:trPr>
          <w:jc w:val="center"/>
        </w:trPr>
        <w:tc>
          <w:tcPr>
            <w:tcW w:w="2189" w:type="dxa"/>
          </w:tcPr>
          <w:p w14:paraId="1A5DFA7D" w14:textId="77777777" w:rsidR="00E754D6" w:rsidRDefault="00000000">
            <w:pPr>
              <w:spacing w:line="360" w:lineRule="auto"/>
              <w:jc w:val="center"/>
              <w:rPr>
                <w:rFonts w:ascii="宋体" w:eastAsia="宋体" w:hAnsi="宋体"/>
                <w:szCs w:val="21"/>
              </w:rPr>
            </w:pPr>
            <w:r>
              <w:rPr>
                <w:rFonts w:ascii="宋体" w:eastAsia="宋体" w:hAnsi="宋体"/>
                <w:szCs w:val="21"/>
              </w:rPr>
              <w:t>返回用户ID</w:t>
            </w:r>
          </w:p>
        </w:tc>
        <w:tc>
          <w:tcPr>
            <w:tcW w:w="2925" w:type="dxa"/>
          </w:tcPr>
          <w:p w14:paraId="225F3BDE"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getUserID</w:t>
            </w:r>
            <w:proofErr w:type="spellEnd"/>
            <w:r>
              <w:rPr>
                <w:rFonts w:ascii="宋体" w:eastAsia="宋体" w:hAnsi="宋体"/>
                <w:szCs w:val="21"/>
              </w:rPr>
              <w:t>(</w:t>
            </w:r>
            <w:proofErr w:type="gramEnd"/>
            <w:r>
              <w:rPr>
                <w:rFonts w:ascii="宋体" w:eastAsia="宋体" w:hAnsi="宋体"/>
                <w:szCs w:val="21"/>
              </w:rPr>
              <w:t>)</w:t>
            </w:r>
          </w:p>
        </w:tc>
        <w:tc>
          <w:tcPr>
            <w:tcW w:w="1330" w:type="dxa"/>
          </w:tcPr>
          <w:p w14:paraId="3A887ECD"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4F598410" w14:textId="77777777">
        <w:trPr>
          <w:jc w:val="center"/>
        </w:trPr>
        <w:tc>
          <w:tcPr>
            <w:tcW w:w="2189" w:type="dxa"/>
          </w:tcPr>
          <w:p w14:paraId="2EDADA73" w14:textId="77777777" w:rsidR="00E754D6" w:rsidRDefault="00000000">
            <w:pPr>
              <w:spacing w:line="360" w:lineRule="auto"/>
              <w:jc w:val="center"/>
              <w:rPr>
                <w:rFonts w:ascii="宋体" w:eastAsia="宋体" w:hAnsi="宋体"/>
                <w:szCs w:val="21"/>
              </w:rPr>
            </w:pPr>
            <w:r>
              <w:rPr>
                <w:rFonts w:ascii="宋体" w:eastAsia="宋体" w:hAnsi="宋体"/>
                <w:szCs w:val="21"/>
              </w:rPr>
              <w:t>设置用户ID</w:t>
            </w:r>
          </w:p>
        </w:tc>
        <w:tc>
          <w:tcPr>
            <w:tcW w:w="2925" w:type="dxa"/>
          </w:tcPr>
          <w:p w14:paraId="1CFB3F4D"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setUserId</w:t>
            </w:r>
            <w:proofErr w:type="spellEnd"/>
            <w:r>
              <w:rPr>
                <w:rFonts w:ascii="宋体" w:eastAsia="宋体" w:hAnsi="宋体"/>
                <w:szCs w:val="21"/>
              </w:rPr>
              <w:t>(</w:t>
            </w:r>
            <w:proofErr w:type="gramEnd"/>
            <w:r>
              <w:rPr>
                <w:rFonts w:ascii="宋体" w:eastAsia="宋体" w:hAnsi="宋体"/>
                <w:szCs w:val="21"/>
              </w:rPr>
              <w:t>)</w:t>
            </w:r>
          </w:p>
        </w:tc>
        <w:tc>
          <w:tcPr>
            <w:tcW w:w="1330" w:type="dxa"/>
          </w:tcPr>
          <w:p w14:paraId="6DB8386C"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703CB5EF" w14:textId="77777777">
        <w:trPr>
          <w:jc w:val="center"/>
        </w:trPr>
        <w:tc>
          <w:tcPr>
            <w:tcW w:w="2189" w:type="dxa"/>
          </w:tcPr>
          <w:p w14:paraId="382C4B54" w14:textId="77777777" w:rsidR="00E754D6" w:rsidRDefault="00000000">
            <w:pPr>
              <w:spacing w:line="360" w:lineRule="auto"/>
              <w:jc w:val="center"/>
              <w:rPr>
                <w:rFonts w:ascii="宋体" w:eastAsia="宋体" w:hAnsi="宋体"/>
                <w:szCs w:val="21"/>
              </w:rPr>
            </w:pPr>
            <w:r>
              <w:rPr>
                <w:rFonts w:ascii="宋体" w:eastAsia="宋体" w:hAnsi="宋体"/>
                <w:szCs w:val="21"/>
              </w:rPr>
              <w:t>返回用户密码</w:t>
            </w:r>
          </w:p>
        </w:tc>
        <w:tc>
          <w:tcPr>
            <w:tcW w:w="2925" w:type="dxa"/>
          </w:tcPr>
          <w:p w14:paraId="1652B67A"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getUserPassword</w:t>
            </w:r>
            <w:proofErr w:type="spellEnd"/>
            <w:r>
              <w:rPr>
                <w:rFonts w:ascii="宋体" w:eastAsia="宋体" w:hAnsi="宋体"/>
                <w:szCs w:val="21"/>
              </w:rPr>
              <w:t>(</w:t>
            </w:r>
            <w:proofErr w:type="gramEnd"/>
            <w:r>
              <w:rPr>
                <w:rFonts w:ascii="宋体" w:eastAsia="宋体" w:hAnsi="宋体"/>
                <w:szCs w:val="21"/>
              </w:rPr>
              <w:t>)</w:t>
            </w:r>
          </w:p>
        </w:tc>
        <w:tc>
          <w:tcPr>
            <w:tcW w:w="1330" w:type="dxa"/>
          </w:tcPr>
          <w:p w14:paraId="7E2F1B71"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41A0D0B2" w14:textId="77777777">
        <w:trPr>
          <w:jc w:val="center"/>
        </w:trPr>
        <w:tc>
          <w:tcPr>
            <w:tcW w:w="2189" w:type="dxa"/>
          </w:tcPr>
          <w:p w14:paraId="641C83A3" w14:textId="77777777" w:rsidR="00E754D6" w:rsidRDefault="00000000">
            <w:pPr>
              <w:spacing w:line="360" w:lineRule="auto"/>
              <w:jc w:val="center"/>
              <w:rPr>
                <w:rFonts w:ascii="宋体" w:eastAsia="宋体" w:hAnsi="宋体"/>
                <w:szCs w:val="21"/>
              </w:rPr>
            </w:pPr>
            <w:r>
              <w:rPr>
                <w:rFonts w:ascii="宋体" w:eastAsia="宋体" w:hAnsi="宋体"/>
                <w:szCs w:val="21"/>
              </w:rPr>
              <w:t>设置用户密码</w:t>
            </w:r>
          </w:p>
        </w:tc>
        <w:tc>
          <w:tcPr>
            <w:tcW w:w="2925" w:type="dxa"/>
          </w:tcPr>
          <w:p w14:paraId="34F3011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setUserPassword</w:t>
            </w:r>
            <w:proofErr w:type="spellEnd"/>
            <w:r>
              <w:rPr>
                <w:rFonts w:ascii="宋体" w:eastAsia="宋体" w:hAnsi="宋体"/>
                <w:szCs w:val="21"/>
              </w:rPr>
              <w:t>(</w:t>
            </w:r>
            <w:proofErr w:type="gramEnd"/>
            <w:r>
              <w:rPr>
                <w:rFonts w:ascii="宋体" w:eastAsia="宋体" w:hAnsi="宋体"/>
                <w:szCs w:val="21"/>
              </w:rPr>
              <w:t>)</w:t>
            </w:r>
          </w:p>
        </w:tc>
        <w:tc>
          <w:tcPr>
            <w:tcW w:w="1330" w:type="dxa"/>
          </w:tcPr>
          <w:p w14:paraId="697ED43B"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332B5FE6" w14:textId="77777777">
        <w:trPr>
          <w:jc w:val="center"/>
        </w:trPr>
        <w:tc>
          <w:tcPr>
            <w:tcW w:w="2189" w:type="dxa"/>
          </w:tcPr>
          <w:p w14:paraId="517320C4"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密保问题</w:t>
            </w:r>
          </w:p>
        </w:tc>
        <w:tc>
          <w:tcPr>
            <w:tcW w:w="2925" w:type="dxa"/>
          </w:tcPr>
          <w:p w14:paraId="48BCF2D1"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getSecurityQuestion</w:t>
            </w:r>
            <w:proofErr w:type="spellEnd"/>
            <w:r>
              <w:rPr>
                <w:rFonts w:ascii="宋体" w:eastAsia="宋体" w:hAnsi="宋体"/>
                <w:szCs w:val="21"/>
              </w:rPr>
              <w:t>(</w:t>
            </w:r>
            <w:proofErr w:type="gramEnd"/>
            <w:r>
              <w:rPr>
                <w:rFonts w:ascii="宋体" w:eastAsia="宋体" w:hAnsi="宋体"/>
                <w:szCs w:val="21"/>
              </w:rPr>
              <w:t>)</w:t>
            </w:r>
          </w:p>
        </w:tc>
        <w:tc>
          <w:tcPr>
            <w:tcW w:w="1330" w:type="dxa"/>
          </w:tcPr>
          <w:p w14:paraId="13BC202F"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21365F75" w14:textId="77777777">
        <w:trPr>
          <w:jc w:val="center"/>
        </w:trPr>
        <w:tc>
          <w:tcPr>
            <w:tcW w:w="2189" w:type="dxa"/>
          </w:tcPr>
          <w:p w14:paraId="220AD692"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设置</w:t>
            </w:r>
            <w:r>
              <w:rPr>
                <w:rFonts w:ascii="宋体" w:eastAsia="宋体" w:hAnsi="宋体" w:hint="eastAsia"/>
                <w:szCs w:val="21"/>
                <w:lang w:eastAsia="zh"/>
              </w:rPr>
              <w:t>密保问题</w:t>
            </w:r>
          </w:p>
        </w:tc>
        <w:tc>
          <w:tcPr>
            <w:tcW w:w="2925" w:type="dxa"/>
          </w:tcPr>
          <w:p w14:paraId="14D6549E"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setSecurityQuestion</w:t>
            </w:r>
            <w:proofErr w:type="spellEnd"/>
            <w:r>
              <w:rPr>
                <w:rFonts w:ascii="宋体" w:eastAsia="宋体" w:hAnsi="宋体"/>
                <w:szCs w:val="21"/>
              </w:rPr>
              <w:t>(</w:t>
            </w:r>
            <w:proofErr w:type="gramEnd"/>
            <w:r>
              <w:rPr>
                <w:rFonts w:ascii="宋体" w:eastAsia="宋体" w:hAnsi="宋体"/>
                <w:szCs w:val="21"/>
              </w:rPr>
              <w:t>)</w:t>
            </w:r>
          </w:p>
        </w:tc>
        <w:tc>
          <w:tcPr>
            <w:tcW w:w="1330" w:type="dxa"/>
          </w:tcPr>
          <w:p w14:paraId="7D78E000" w14:textId="77777777" w:rsidR="00E754D6" w:rsidRDefault="00000000">
            <w:pPr>
              <w:spacing w:line="360" w:lineRule="auto"/>
              <w:jc w:val="center"/>
              <w:rPr>
                <w:rFonts w:ascii="宋体" w:eastAsia="宋体" w:hAnsi="宋体"/>
                <w:szCs w:val="21"/>
              </w:rPr>
            </w:pPr>
            <w:r>
              <w:rPr>
                <w:rFonts w:ascii="宋体" w:eastAsia="宋体" w:hAnsi="宋体"/>
                <w:szCs w:val="21"/>
              </w:rPr>
              <w:t>b</w:t>
            </w:r>
            <w:r>
              <w:rPr>
                <w:rFonts w:ascii="宋体" w:eastAsia="宋体" w:hAnsi="宋体" w:hint="eastAsia"/>
                <w:szCs w:val="21"/>
              </w:rPr>
              <w:t>ool</w:t>
            </w:r>
          </w:p>
        </w:tc>
      </w:tr>
      <w:tr w:rsidR="00E754D6" w14:paraId="5FF1ABAA" w14:textId="77777777">
        <w:trPr>
          <w:jc w:val="center"/>
        </w:trPr>
        <w:tc>
          <w:tcPr>
            <w:tcW w:w="2189" w:type="dxa"/>
          </w:tcPr>
          <w:p w14:paraId="3DF8BDE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lastRenderedPageBreak/>
              <w:t>返回</w:t>
            </w:r>
            <w:r>
              <w:rPr>
                <w:rFonts w:ascii="宋体" w:eastAsia="宋体" w:hAnsi="宋体" w:hint="eastAsia"/>
                <w:szCs w:val="21"/>
                <w:lang w:eastAsia="zh"/>
              </w:rPr>
              <w:t>密</w:t>
            </w:r>
            <w:proofErr w:type="gramStart"/>
            <w:r>
              <w:rPr>
                <w:rFonts w:ascii="宋体" w:eastAsia="宋体" w:hAnsi="宋体" w:hint="eastAsia"/>
                <w:szCs w:val="21"/>
                <w:lang w:eastAsia="zh"/>
              </w:rPr>
              <w:t>保答案</w:t>
            </w:r>
            <w:proofErr w:type="gramEnd"/>
          </w:p>
        </w:tc>
        <w:tc>
          <w:tcPr>
            <w:tcW w:w="2925" w:type="dxa"/>
          </w:tcPr>
          <w:p w14:paraId="0A9B36AB"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getSecurityAnswer</w:t>
            </w:r>
            <w:proofErr w:type="spellEnd"/>
            <w:r>
              <w:rPr>
                <w:rFonts w:ascii="宋体" w:eastAsia="宋体" w:hAnsi="宋体"/>
                <w:szCs w:val="21"/>
              </w:rPr>
              <w:t>(</w:t>
            </w:r>
            <w:proofErr w:type="gramEnd"/>
            <w:r>
              <w:rPr>
                <w:rFonts w:ascii="宋体" w:eastAsia="宋体" w:hAnsi="宋体"/>
                <w:szCs w:val="21"/>
              </w:rPr>
              <w:t>)</w:t>
            </w:r>
          </w:p>
        </w:tc>
        <w:tc>
          <w:tcPr>
            <w:tcW w:w="1330" w:type="dxa"/>
          </w:tcPr>
          <w:p w14:paraId="7F8D047A"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4E84788D" w14:textId="77777777">
        <w:trPr>
          <w:jc w:val="center"/>
        </w:trPr>
        <w:tc>
          <w:tcPr>
            <w:tcW w:w="2189" w:type="dxa"/>
          </w:tcPr>
          <w:p w14:paraId="55536F9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设置</w:t>
            </w:r>
            <w:r>
              <w:rPr>
                <w:rFonts w:ascii="宋体" w:eastAsia="宋体" w:hAnsi="宋体" w:hint="eastAsia"/>
                <w:szCs w:val="21"/>
                <w:lang w:eastAsia="zh"/>
              </w:rPr>
              <w:t>密</w:t>
            </w:r>
            <w:proofErr w:type="gramStart"/>
            <w:r>
              <w:rPr>
                <w:rFonts w:ascii="宋体" w:eastAsia="宋体" w:hAnsi="宋体" w:hint="eastAsia"/>
                <w:szCs w:val="21"/>
                <w:lang w:eastAsia="zh"/>
              </w:rPr>
              <w:t>保答案</w:t>
            </w:r>
            <w:proofErr w:type="gramEnd"/>
          </w:p>
        </w:tc>
        <w:tc>
          <w:tcPr>
            <w:tcW w:w="2925" w:type="dxa"/>
          </w:tcPr>
          <w:p w14:paraId="7CED2E6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setSecurityAnswer</w:t>
            </w:r>
            <w:proofErr w:type="spellEnd"/>
            <w:r>
              <w:rPr>
                <w:rFonts w:ascii="宋体" w:eastAsia="宋体" w:hAnsi="宋体"/>
                <w:szCs w:val="21"/>
              </w:rPr>
              <w:t>(</w:t>
            </w:r>
            <w:proofErr w:type="gramEnd"/>
            <w:r>
              <w:rPr>
                <w:rFonts w:ascii="宋体" w:eastAsia="宋体" w:hAnsi="宋体"/>
                <w:szCs w:val="21"/>
              </w:rPr>
              <w:t>)</w:t>
            </w:r>
          </w:p>
        </w:tc>
        <w:tc>
          <w:tcPr>
            <w:tcW w:w="1330" w:type="dxa"/>
          </w:tcPr>
          <w:p w14:paraId="321AF061" w14:textId="77777777" w:rsidR="00E754D6" w:rsidRDefault="00000000">
            <w:pPr>
              <w:spacing w:line="360" w:lineRule="auto"/>
              <w:jc w:val="center"/>
              <w:rPr>
                <w:rFonts w:ascii="宋体" w:eastAsia="宋体" w:hAnsi="宋体"/>
                <w:szCs w:val="21"/>
              </w:rPr>
            </w:pPr>
            <w:r>
              <w:rPr>
                <w:rFonts w:ascii="宋体" w:eastAsia="宋体" w:hAnsi="宋体"/>
                <w:szCs w:val="21"/>
              </w:rPr>
              <w:t>b</w:t>
            </w:r>
            <w:r>
              <w:rPr>
                <w:rFonts w:ascii="宋体" w:eastAsia="宋体" w:hAnsi="宋体" w:hint="eastAsia"/>
                <w:szCs w:val="21"/>
              </w:rPr>
              <w:t>ool</w:t>
            </w:r>
          </w:p>
        </w:tc>
      </w:tr>
    </w:tbl>
    <w:p w14:paraId="4B11A5B8" w14:textId="77777777" w:rsidR="00E754D6" w:rsidRDefault="00E754D6">
      <w:pPr>
        <w:spacing w:line="360" w:lineRule="auto"/>
        <w:jc w:val="center"/>
        <w:rPr>
          <w:rFonts w:ascii="宋体" w:eastAsia="宋体" w:hAnsi="宋体"/>
          <w:szCs w:val="21"/>
        </w:rPr>
      </w:pPr>
    </w:p>
    <w:p w14:paraId="7F0F5E47"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hint="eastAsia"/>
          <w:b/>
          <w:bCs/>
          <w:szCs w:val="21"/>
          <w:lang w:eastAsia="zh"/>
        </w:rPr>
        <w:t>Menu</w:t>
      </w:r>
      <w:r>
        <w:rPr>
          <w:rFonts w:ascii="宋体" w:eastAsia="宋体" w:hAnsi="宋体"/>
          <w:b/>
          <w:bCs/>
          <w:szCs w:val="21"/>
        </w:rPr>
        <w:t>（</w:t>
      </w:r>
      <w:r>
        <w:rPr>
          <w:rFonts w:ascii="宋体" w:eastAsia="宋体" w:hAnsi="宋体" w:hint="eastAsia"/>
          <w:b/>
          <w:bCs/>
          <w:szCs w:val="21"/>
          <w:lang w:eastAsia="zh"/>
        </w:rPr>
        <w:t>菜单</w:t>
      </w:r>
      <w:r>
        <w:rPr>
          <w:rFonts w:ascii="宋体" w:eastAsia="宋体" w:hAnsi="宋体"/>
          <w:b/>
          <w:bCs/>
          <w:szCs w:val="21"/>
        </w:rPr>
        <w:t>类）</w:t>
      </w:r>
    </w:p>
    <w:p w14:paraId="0BA0D337" w14:textId="77777777" w:rsidR="00E754D6" w:rsidRDefault="00000000">
      <w:pPr>
        <w:spacing w:line="360" w:lineRule="auto"/>
        <w:jc w:val="left"/>
        <w:rPr>
          <w:rFonts w:ascii="宋体" w:eastAsia="宋体" w:hAnsi="宋体"/>
          <w:b/>
          <w:bCs/>
          <w:szCs w:val="21"/>
        </w:rPr>
      </w:pPr>
      <w:r>
        <w:rPr>
          <w:rFonts w:ascii="宋体" w:eastAsia="宋体" w:hAnsi="宋体"/>
          <w:b/>
          <w:bCs/>
          <w:szCs w:val="21"/>
        </w:rPr>
        <w:t xml:space="preserve">  </w:t>
      </w:r>
      <w:r>
        <w:rPr>
          <w:rFonts w:ascii="宋体" w:eastAsia="宋体" w:hAnsi="宋体"/>
          <w:b/>
          <w:bCs/>
          <w:szCs w:val="21"/>
        </w:rPr>
        <w:tab/>
        <w:t>操作表如表</w:t>
      </w:r>
      <w:r>
        <w:rPr>
          <w:rFonts w:ascii="宋体" w:eastAsia="宋体" w:hAnsi="宋体" w:hint="eastAsia"/>
          <w:b/>
          <w:bCs/>
          <w:szCs w:val="21"/>
        </w:rPr>
        <w:t>3</w:t>
      </w:r>
      <w:r>
        <w:rPr>
          <w:rFonts w:ascii="宋体" w:eastAsia="宋体" w:hAnsi="宋体"/>
          <w:b/>
          <w:bCs/>
          <w:szCs w:val="21"/>
        </w:rPr>
        <w:t>.2.</w:t>
      </w:r>
      <w:r>
        <w:rPr>
          <w:rFonts w:ascii="宋体" w:eastAsia="宋体" w:hAnsi="宋体" w:hint="eastAsia"/>
          <w:b/>
          <w:bCs/>
          <w:szCs w:val="21"/>
        </w:rPr>
        <w:t>4</w:t>
      </w:r>
      <w:r>
        <w:rPr>
          <w:rFonts w:ascii="宋体" w:eastAsia="宋体" w:hAnsi="宋体"/>
          <w:b/>
          <w:bCs/>
          <w:szCs w:val="21"/>
        </w:rPr>
        <w:t>所示：</w:t>
      </w:r>
    </w:p>
    <w:p w14:paraId="33D39D8D" w14:textId="77777777" w:rsidR="00E754D6" w:rsidRDefault="00000000">
      <w:pPr>
        <w:spacing w:line="360" w:lineRule="auto"/>
        <w:jc w:val="center"/>
        <w:rPr>
          <w:rFonts w:ascii="宋体" w:eastAsia="宋体" w:hAnsi="宋体"/>
          <w:szCs w:val="21"/>
        </w:rPr>
      </w:pPr>
      <w:r>
        <w:rPr>
          <w:rFonts w:ascii="宋体" w:eastAsia="宋体" w:hAnsi="宋体"/>
          <w:szCs w:val="21"/>
        </w:rPr>
        <w:t>表</w:t>
      </w:r>
      <w:r>
        <w:rPr>
          <w:rFonts w:ascii="宋体" w:eastAsia="宋体" w:hAnsi="宋体" w:hint="eastAsia"/>
          <w:szCs w:val="21"/>
        </w:rPr>
        <w:t>3.2.4</w:t>
      </w:r>
      <w:r>
        <w:rPr>
          <w:rFonts w:ascii="宋体" w:eastAsia="宋体" w:hAnsi="宋体"/>
          <w:szCs w:val="21"/>
        </w:rPr>
        <w:t xml:space="preserve"> </w:t>
      </w:r>
      <w:r>
        <w:rPr>
          <w:rFonts w:ascii="宋体" w:eastAsia="宋体" w:hAnsi="宋体" w:hint="eastAsia"/>
          <w:szCs w:val="21"/>
          <w:lang w:eastAsia="zh"/>
        </w:rPr>
        <w:t>Menu</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613"/>
        <w:gridCol w:w="1643"/>
      </w:tblGrid>
      <w:tr w:rsidR="00E754D6" w14:paraId="16440E50" w14:textId="77777777">
        <w:trPr>
          <w:jc w:val="center"/>
        </w:trPr>
        <w:tc>
          <w:tcPr>
            <w:tcW w:w="2188" w:type="dxa"/>
          </w:tcPr>
          <w:p w14:paraId="58500961"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2613" w:type="dxa"/>
          </w:tcPr>
          <w:p w14:paraId="1184C24E"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1643" w:type="dxa"/>
          </w:tcPr>
          <w:p w14:paraId="2D1EEBAD" w14:textId="77777777" w:rsidR="00E754D6" w:rsidRDefault="00000000">
            <w:pPr>
              <w:spacing w:line="360" w:lineRule="auto"/>
              <w:jc w:val="center"/>
              <w:rPr>
                <w:rFonts w:ascii="宋体" w:eastAsia="宋体" w:hAnsi="宋体"/>
                <w:szCs w:val="21"/>
              </w:rPr>
            </w:pPr>
            <w:r>
              <w:rPr>
                <w:rFonts w:ascii="宋体" w:eastAsia="宋体" w:hAnsi="宋体"/>
                <w:szCs w:val="21"/>
              </w:rPr>
              <w:t>数据类型</w:t>
            </w:r>
          </w:p>
        </w:tc>
      </w:tr>
      <w:tr w:rsidR="00E754D6" w14:paraId="331A6843" w14:textId="77777777">
        <w:trPr>
          <w:jc w:val="center"/>
        </w:trPr>
        <w:tc>
          <w:tcPr>
            <w:tcW w:w="2188" w:type="dxa"/>
          </w:tcPr>
          <w:p w14:paraId="4BE5CAF5"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设置菜单分类</w:t>
            </w:r>
          </w:p>
        </w:tc>
        <w:tc>
          <w:tcPr>
            <w:tcW w:w="2613" w:type="dxa"/>
          </w:tcPr>
          <w:p w14:paraId="49A8062D" w14:textId="77777777" w:rsidR="00E754D6" w:rsidRDefault="00000000">
            <w:pPr>
              <w:spacing w:line="360" w:lineRule="auto"/>
              <w:jc w:val="center"/>
              <w:rPr>
                <w:rFonts w:ascii="宋体" w:eastAsia="宋体" w:hAnsi="宋体" w:cs="宋体"/>
                <w:color w:val="000000"/>
                <w:szCs w:val="21"/>
              </w:rPr>
            </w:pPr>
            <w:proofErr w:type="spellStart"/>
            <w:proofErr w:type="gramStart"/>
            <w:r>
              <w:rPr>
                <w:rFonts w:ascii="宋体" w:eastAsia="宋体" w:hAnsi="宋体" w:cs="宋体" w:hint="eastAsia"/>
                <w:color w:val="000000"/>
                <w:szCs w:val="21"/>
                <w:lang w:eastAsia="zh"/>
              </w:rPr>
              <w:t>set</w:t>
            </w:r>
            <w:r>
              <w:rPr>
                <w:rFonts w:ascii="宋体" w:eastAsia="宋体" w:hAnsi="宋体" w:cs="宋体" w:hint="eastAsia"/>
                <w:color w:val="000000"/>
                <w:szCs w:val="21"/>
              </w:rPr>
              <w:t>MenuCategory</w:t>
            </w:r>
            <w:proofErr w:type="spellEnd"/>
            <w:r>
              <w:rPr>
                <w:rFonts w:ascii="宋体" w:eastAsia="宋体" w:hAnsi="宋体" w:cs="宋体" w:hint="eastAsia"/>
                <w:color w:val="000000"/>
                <w:szCs w:val="21"/>
              </w:rPr>
              <w:t>(</w:t>
            </w:r>
            <w:proofErr w:type="gramEnd"/>
            <w:r>
              <w:rPr>
                <w:rFonts w:ascii="宋体" w:eastAsia="宋体" w:hAnsi="宋体" w:cs="宋体" w:hint="eastAsia"/>
                <w:color w:val="000000"/>
                <w:szCs w:val="21"/>
              </w:rPr>
              <w:t>)</w:t>
            </w:r>
          </w:p>
        </w:tc>
        <w:tc>
          <w:tcPr>
            <w:tcW w:w="1643" w:type="dxa"/>
          </w:tcPr>
          <w:p w14:paraId="4E01B8C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27AAE731" w14:textId="77777777">
        <w:trPr>
          <w:jc w:val="center"/>
        </w:trPr>
        <w:tc>
          <w:tcPr>
            <w:tcW w:w="2188" w:type="dxa"/>
          </w:tcPr>
          <w:p w14:paraId="171E8E2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增加菜单分类</w:t>
            </w:r>
          </w:p>
        </w:tc>
        <w:tc>
          <w:tcPr>
            <w:tcW w:w="2613" w:type="dxa"/>
          </w:tcPr>
          <w:p w14:paraId="0A3F863F" w14:textId="77777777" w:rsidR="00E754D6" w:rsidRDefault="00000000">
            <w:pPr>
              <w:spacing w:line="360" w:lineRule="auto"/>
              <w:jc w:val="center"/>
              <w:rPr>
                <w:rFonts w:ascii="宋体" w:eastAsia="宋体" w:hAnsi="宋体" w:cs="宋体"/>
                <w:szCs w:val="21"/>
              </w:rPr>
            </w:pPr>
            <w:proofErr w:type="spellStart"/>
            <w:proofErr w:type="gramStart"/>
            <w:r>
              <w:rPr>
                <w:rFonts w:ascii="宋体" w:eastAsia="宋体" w:hAnsi="宋体" w:cs="宋体" w:hint="eastAsia"/>
                <w:color w:val="000000"/>
                <w:szCs w:val="21"/>
              </w:rPr>
              <w:t>addMenuCategory</w:t>
            </w:r>
            <w:proofErr w:type="spellEnd"/>
            <w:r>
              <w:rPr>
                <w:rFonts w:ascii="宋体" w:eastAsia="宋体" w:hAnsi="宋体" w:cs="宋体" w:hint="eastAsia"/>
                <w:color w:val="000000"/>
                <w:szCs w:val="21"/>
              </w:rPr>
              <w:t>(</w:t>
            </w:r>
            <w:proofErr w:type="gramEnd"/>
            <w:r>
              <w:rPr>
                <w:rFonts w:ascii="宋体" w:eastAsia="宋体" w:hAnsi="宋体" w:cs="宋体" w:hint="eastAsia"/>
                <w:color w:val="000000"/>
                <w:szCs w:val="21"/>
              </w:rPr>
              <w:t>)</w:t>
            </w:r>
          </w:p>
        </w:tc>
        <w:tc>
          <w:tcPr>
            <w:tcW w:w="1643" w:type="dxa"/>
          </w:tcPr>
          <w:p w14:paraId="420DD4D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1808A105" w14:textId="77777777">
        <w:trPr>
          <w:jc w:val="center"/>
        </w:trPr>
        <w:tc>
          <w:tcPr>
            <w:tcW w:w="2188" w:type="dxa"/>
          </w:tcPr>
          <w:p w14:paraId="6274074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修改菜单分类</w:t>
            </w:r>
          </w:p>
        </w:tc>
        <w:tc>
          <w:tcPr>
            <w:tcW w:w="2613" w:type="dxa"/>
          </w:tcPr>
          <w:p w14:paraId="1848561C" w14:textId="77777777" w:rsidR="00E754D6" w:rsidRDefault="00000000">
            <w:pPr>
              <w:spacing w:line="360" w:lineRule="auto"/>
              <w:jc w:val="center"/>
              <w:rPr>
                <w:rFonts w:ascii="宋体" w:eastAsia="宋体" w:hAnsi="宋体" w:cs="宋体"/>
                <w:szCs w:val="21"/>
              </w:rPr>
            </w:pPr>
            <w:proofErr w:type="spellStart"/>
            <w:proofErr w:type="gramStart"/>
            <w:r>
              <w:rPr>
                <w:rFonts w:ascii="宋体" w:eastAsia="宋体" w:hAnsi="宋体"/>
                <w:szCs w:val="21"/>
              </w:rPr>
              <w:t>modify</w:t>
            </w:r>
            <w:r>
              <w:rPr>
                <w:rFonts w:ascii="宋体" w:eastAsia="宋体" w:hAnsi="宋体" w:cs="宋体" w:hint="eastAsia"/>
                <w:color w:val="000000"/>
                <w:szCs w:val="21"/>
              </w:rPr>
              <w:t>MenuCategory</w:t>
            </w:r>
            <w:proofErr w:type="spellEnd"/>
            <w:r>
              <w:rPr>
                <w:rFonts w:ascii="宋体" w:eastAsia="宋体" w:hAnsi="宋体" w:cs="宋体" w:hint="eastAsia"/>
                <w:color w:val="000000"/>
                <w:szCs w:val="21"/>
              </w:rPr>
              <w:t>(</w:t>
            </w:r>
            <w:proofErr w:type="gramEnd"/>
            <w:r>
              <w:rPr>
                <w:rFonts w:ascii="宋体" w:eastAsia="宋体" w:hAnsi="宋体" w:cs="宋体" w:hint="eastAsia"/>
                <w:color w:val="000000"/>
                <w:szCs w:val="21"/>
              </w:rPr>
              <w:t>)</w:t>
            </w:r>
          </w:p>
        </w:tc>
        <w:tc>
          <w:tcPr>
            <w:tcW w:w="1643" w:type="dxa"/>
          </w:tcPr>
          <w:p w14:paraId="2A1C3ACD" w14:textId="77777777" w:rsidR="00E754D6" w:rsidRDefault="00000000">
            <w:pPr>
              <w:spacing w:line="360" w:lineRule="auto"/>
              <w:jc w:val="center"/>
              <w:rPr>
                <w:rFonts w:ascii="宋体" w:eastAsia="宋体" w:hAnsi="宋体"/>
                <w:szCs w:val="21"/>
              </w:rPr>
            </w:pPr>
            <w:r>
              <w:rPr>
                <w:rFonts w:ascii="宋体" w:eastAsia="宋体" w:hAnsi="宋体"/>
                <w:szCs w:val="21"/>
              </w:rPr>
              <w:t>string</w:t>
            </w:r>
          </w:p>
        </w:tc>
      </w:tr>
      <w:tr w:rsidR="00E754D6" w14:paraId="47D99FC6" w14:textId="77777777">
        <w:trPr>
          <w:jc w:val="center"/>
        </w:trPr>
        <w:tc>
          <w:tcPr>
            <w:tcW w:w="2188" w:type="dxa"/>
          </w:tcPr>
          <w:p w14:paraId="1E15E86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删除菜单分类</w:t>
            </w:r>
          </w:p>
        </w:tc>
        <w:tc>
          <w:tcPr>
            <w:tcW w:w="2613" w:type="dxa"/>
          </w:tcPr>
          <w:p w14:paraId="49826C7F" w14:textId="77777777" w:rsidR="00E754D6" w:rsidRDefault="00000000">
            <w:pPr>
              <w:spacing w:line="360" w:lineRule="auto"/>
              <w:jc w:val="center"/>
              <w:rPr>
                <w:rFonts w:ascii="宋体" w:eastAsia="宋体" w:hAnsi="宋体" w:cs="宋体"/>
                <w:szCs w:val="21"/>
              </w:rPr>
            </w:pPr>
            <w:proofErr w:type="spellStart"/>
            <w:proofErr w:type="gramStart"/>
            <w:r>
              <w:rPr>
                <w:rFonts w:ascii="宋体" w:eastAsia="宋体" w:hAnsi="宋体" w:cs="宋体" w:hint="eastAsia"/>
                <w:color w:val="000000"/>
                <w:szCs w:val="21"/>
              </w:rPr>
              <w:t>deleteMenuCategory</w:t>
            </w:r>
            <w:proofErr w:type="spellEnd"/>
            <w:r>
              <w:rPr>
                <w:rFonts w:ascii="宋体" w:eastAsia="宋体" w:hAnsi="宋体" w:cs="宋体" w:hint="eastAsia"/>
                <w:color w:val="000000"/>
                <w:szCs w:val="21"/>
              </w:rPr>
              <w:t>(</w:t>
            </w:r>
            <w:proofErr w:type="gramEnd"/>
            <w:r>
              <w:rPr>
                <w:rFonts w:ascii="宋体" w:eastAsia="宋体" w:hAnsi="宋体" w:cs="宋体" w:hint="eastAsia"/>
                <w:color w:val="000000"/>
                <w:szCs w:val="21"/>
              </w:rPr>
              <w:t>)</w:t>
            </w:r>
          </w:p>
        </w:tc>
        <w:tc>
          <w:tcPr>
            <w:tcW w:w="1643" w:type="dxa"/>
          </w:tcPr>
          <w:p w14:paraId="2B89283E"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75F632A0" w14:textId="77777777">
        <w:trPr>
          <w:jc w:val="center"/>
        </w:trPr>
        <w:tc>
          <w:tcPr>
            <w:tcW w:w="2188" w:type="dxa"/>
          </w:tcPr>
          <w:p w14:paraId="02D3533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返回菜单分类</w:t>
            </w:r>
          </w:p>
        </w:tc>
        <w:tc>
          <w:tcPr>
            <w:tcW w:w="2613" w:type="dxa"/>
          </w:tcPr>
          <w:p w14:paraId="002B0D44" w14:textId="77777777" w:rsidR="00E754D6" w:rsidRDefault="00000000">
            <w:pPr>
              <w:spacing w:line="360" w:lineRule="auto"/>
              <w:jc w:val="center"/>
              <w:rPr>
                <w:rFonts w:ascii="宋体" w:eastAsia="宋体" w:hAnsi="宋体" w:cs="宋体"/>
                <w:szCs w:val="21"/>
              </w:rPr>
            </w:pPr>
            <w:proofErr w:type="spellStart"/>
            <w:proofErr w:type="gramStart"/>
            <w:r>
              <w:rPr>
                <w:rFonts w:ascii="宋体" w:eastAsia="宋体" w:hAnsi="宋体" w:cs="宋体" w:hint="eastAsia"/>
                <w:color w:val="000000"/>
                <w:szCs w:val="21"/>
              </w:rPr>
              <w:t>getMenuCategory</w:t>
            </w:r>
            <w:proofErr w:type="spellEnd"/>
            <w:r>
              <w:rPr>
                <w:rFonts w:ascii="宋体" w:eastAsia="宋体" w:hAnsi="宋体" w:cs="宋体" w:hint="eastAsia"/>
                <w:color w:val="000000"/>
                <w:szCs w:val="21"/>
              </w:rPr>
              <w:t>(</w:t>
            </w:r>
            <w:proofErr w:type="gramEnd"/>
            <w:r>
              <w:rPr>
                <w:rFonts w:ascii="宋体" w:eastAsia="宋体" w:hAnsi="宋体" w:cs="宋体" w:hint="eastAsia"/>
                <w:color w:val="000000"/>
                <w:szCs w:val="21"/>
              </w:rPr>
              <w:t>)</w:t>
            </w:r>
          </w:p>
        </w:tc>
        <w:tc>
          <w:tcPr>
            <w:tcW w:w="1643" w:type="dxa"/>
          </w:tcPr>
          <w:p w14:paraId="0EA89F5C" w14:textId="77777777" w:rsidR="00E754D6" w:rsidRDefault="00000000">
            <w:pPr>
              <w:spacing w:line="360" w:lineRule="auto"/>
              <w:jc w:val="center"/>
              <w:rPr>
                <w:rFonts w:ascii="宋体" w:eastAsia="宋体" w:hAnsi="宋体"/>
                <w:szCs w:val="21"/>
              </w:rPr>
            </w:pPr>
            <w:r>
              <w:rPr>
                <w:rFonts w:ascii="宋体" w:eastAsia="宋体" w:hAnsi="宋体"/>
                <w:szCs w:val="21"/>
              </w:rPr>
              <w:t>string</w:t>
            </w:r>
          </w:p>
        </w:tc>
      </w:tr>
    </w:tbl>
    <w:p w14:paraId="01012C80" w14:textId="77777777" w:rsidR="00E754D6" w:rsidRDefault="00E754D6">
      <w:pPr>
        <w:spacing w:line="360" w:lineRule="auto"/>
        <w:jc w:val="center"/>
        <w:rPr>
          <w:rFonts w:ascii="宋体" w:eastAsia="宋体" w:hAnsi="宋体"/>
          <w:szCs w:val="21"/>
        </w:rPr>
      </w:pPr>
    </w:p>
    <w:p w14:paraId="2514CE18"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hint="eastAsia"/>
          <w:b/>
          <w:bCs/>
          <w:szCs w:val="21"/>
          <w:lang w:eastAsia="zh"/>
        </w:rPr>
        <w:t>Dish</w:t>
      </w:r>
      <w:r>
        <w:rPr>
          <w:rFonts w:ascii="宋体" w:eastAsia="宋体" w:hAnsi="宋体" w:hint="eastAsia"/>
          <w:b/>
          <w:bCs/>
          <w:szCs w:val="21"/>
        </w:rPr>
        <w:t>（</w:t>
      </w:r>
      <w:r>
        <w:rPr>
          <w:rFonts w:ascii="宋体" w:eastAsia="宋体" w:hAnsi="宋体" w:hint="eastAsia"/>
          <w:b/>
          <w:bCs/>
          <w:szCs w:val="21"/>
          <w:lang w:eastAsia="zh"/>
        </w:rPr>
        <w:t>菜品</w:t>
      </w:r>
      <w:r>
        <w:rPr>
          <w:rFonts w:ascii="宋体" w:eastAsia="宋体" w:hAnsi="宋体" w:hint="eastAsia"/>
          <w:b/>
          <w:bCs/>
          <w:szCs w:val="21"/>
        </w:rPr>
        <w:t>类）</w:t>
      </w:r>
    </w:p>
    <w:p w14:paraId="2A332CE9"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属性表如表</w:t>
      </w:r>
      <w:r>
        <w:rPr>
          <w:rFonts w:ascii="宋体" w:eastAsia="宋体" w:hAnsi="宋体"/>
          <w:b/>
          <w:bCs/>
          <w:szCs w:val="21"/>
        </w:rPr>
        <w:t>3.2.5</w:t>
      </w:r>
      <w:r>
        <w:rPr>
          <w:rFonts w:ascii="宋体" w:eastAsia="宋体" w:hAnsi="宋体" w:hint="eastAsia"/>
          <w:b/>
          <w:bCs/>
          <w:szCs w:val="21"/>
        </w:rPr>
        <w:t>所示：</w:t>
      </w:r>
    </w:p>
    <w:p w14:paraId="084EC2D9" w14:textId="77777777" w:rsidR="00E754D6" w:rsidRDefault="00000000">
      <w:pPr>
        <w:spacing w:line="360" w:lineRule="auto"/>
        <w:jc w:val="center"/>
        <w:rPr>
          <w:rFonts w:ascii="宋体" w:eastAsia="宋体" w:hAnsi="宋体"/>
          <w:szCs w:val="21"/>
        </w:rPr>
      </w:pPr>
      <w:r>
        <w:rPr>
          <w:rFonts w:ascii="宋体" w:eastAsia="宋体" w:hAnsi="宋体"/>
          <w:szCs w:val="21"/>
        </w:rPr>
        <w:t xml:space="preserve">表3.2.5 </w:t>
      </w:r>
      <w:r>
        <w:rPr>
          <w:rFonts w:ascii="宋体" w:eastAsia="宋体" w:hAnsi="宋体" w:hint="eastAsia"/>
          <w:szCs w:val="21"/>
          <w:lang w:eastAsia="zh"/>
        </w:rPr>
        <w:t>Dish</w:t>
      </w:r>
      <w:r>
        <w:rPr>
          <w:rFonts w:ascii="宋体" w:eastAsia="宋体" w:hAnsi="宋体"/>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3102"/>
        <w:gridCol w:w="1438"/>
      </w:tblGrid>
      <w:tr w:rsidR="00E754D6" w14:paraId="565D47FD"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5095B2A5" w14:textId="77777777" w:rsidR="00E754D6" w:rsidRDefault="00000000">
            <w:pPr>
              <w:spacing w:line="360" w:lineRule="auto"/>
              <w:jc w:val="center"/>
              <w:rPr>
                <w:rFonts w:ascii="宋体" w:eastAsia="宋体" w:hAnsi="宋体"/>
                <w:szCs w:val="21"/>
              </w:rPr>
            </w:pPr>
            <w:r>
              <w:rPr>
                <w:rFonts w:ascii="宋体" w:eastAsia="宋体" w:hAnsi="宋体"/>
                <w:szCs w:val="21"/>
              </w:rPr>
              <w:t>中文名</w:t>
            </w:r>
          </w:p>
        </w:tc>
        <w:tc>
          <w:tcPr>
            <w:tcW w:w="3102" w:type="dxa"/>
            <w:tcBorders>
              <w:top w:val="single" w:sz="4" w:space="0" w:color="auto"/>
              <w:left w:val="single" w:sz="4" w:space="0" w:color="auto"/>
              <w:bottom w:val="single" w:sz="4" w:space="0" w:color="auto"/>
              <w:right w:val="single" w:sz="4" w:space="0" w:color="auto"/>
            </w:tcBorders>
          </w:tcPr>
          <w:p w14:paraId="19F341CB" w14:textId="77777777" w:rsidR="00E754D6" w:rsidRDefault="00000000">
            <w:pPr>
              <w:spacing w:line="360" w:lineRule="auto"/>
              <w:jc w:val="center"/>
              <w:rPr>
                <w:rFonts w:ascii="宋体" w:eastAsia="宋体" w:hAnsi="宋体"/>
                <w:szCs w:val="21"/>
              </w:rPr>
            </w:pPr>
            <w:r>
              <w:rPr>
                <w:rFonts w:ascii="宋体" w:eastAsia="宋体" w:hAnsi="宋体"/>
                <w:szCs w:val="21"/>
              </w:rPr>
              <w:t>英文名</w:t>
            </w:r>
          </w:p>
        </w:tc>
        <w:tc>
          <w:tcPr>
            <w:tcW w:w="1438" w:type="dxa"/>
            <w:tcBorders>
              <w:top w:val="single" w:sz="4" w:space="0" w:color="auto"/>
              <w:left w:val="single" w:sz="4" w:space="0" w:color="auto"/>
              <w:bottom w:val="single" w:sz="4" w:space="0" w:color="auto"/>
              <w:right w:val="single" w:sz="4" w:space="0" w:color="auto"/>
            </w:tcBorders>
          </w:tcPr>
          <w:p w14:paraId="242FBC73" w14:textId="77777777" w:rsidR="00E754D6" w:rsidRDefault="00000000">
            <w:pPr>
              <w:spacing w:line="360" w:lineRule="auto"/>
              <w:jc w:val="center"/>
              <w:rPr>
                <w:rFonts w:ascii="宋体" w:eastAsia="宋体" w:hAnsi="宋体"/>
                <w:szCs w:val="21"/>
              </w:rPr>
            </w:pPr>
            <w:r>
              <w:rPr>
                <w:rFonts w:ascii="宋体" w:eastAsia="宋体" w:hAnsi="宋体"/>
                <w:szCs w:val="21"/>
              </w:rPr>
              <w:t>返回</w:t>
            </w:r>
            <w:proofErr w:type="gramStart"/>
            <w:r>
              <w:rPr>
                <w:rFonts w:ascii="宋体" w:eastAsia="宋体" w:hAnsi="宋体"/>
                <w:szCs w:val="21"/>
              </w:rPr>
              <w:t>值类型</w:t>
            </w:r>
            <w:proofErr w:type="gramEnd"/>
          </w:p>
        </w:tc>
      </w:tr>
      <w:tr w:rsidR="00E754D6" w14:paraId="2CB7DA7F"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539FA84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上架菜品</w:t>
            </w:r>
          </w:p>
        </w:tc>
        <w:tc>
          <w:tcPr>
            <w:tcW w:w="3102" w:type="dxa"/>
            <w:tcBorders>
              <w:top w:val="single" w:sz="4" w:space="0" w:color="auto"/>
              <w:left w:val="single" w:sz="4" w:space="0" w:color="auto"/>
              <w:bottom w:val="single" w:sz="4" w:space="0" w:color="auto"/>
              <w:right w:val="single" w:sz="4" w:space="0" w:color="auto"/>
            </w:tcBorders>
          </w:tcPr>
          <w:p w14:paraId="2F086153"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addDish</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6F8A6E56"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1241CA24"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2445FA5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下架菜品</w:t>
            </w:r>
          </w:p>
        </w:tc>
        <w:tc>
          <w:tcPr>
            <w:tcW w:w="3102" w:type="dxa"/>
            <w:tcBorders>
              <w:top w:val="single" w:sz="4" w:space="0" w:color="auto"/>
              <w:left w:val="single" w:sz="4" w:space="0" w:color="auto"/>
              <w:bottom w:val="single" w:sz="4" w:space="0" w:color="auto"/>
              <w:right w:val="single" w:sz="4" w:space="0" w:color="auto"/>
            </w:tcBorders>
          </w:tcPr>
          <w:p w14:paraId="2BA21BB9"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deleteDish</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050E578F"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33E8FEAD"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00F47B9B" w14:textId="77777777" w:rsidR="00E754D6" w:rsidRDefault="00000000">
            <w:pPr>
              <w:spacing w:line="360" w:lineRule="auto"/>
              <w:jc w:val="center"/>
              <w:rPr>
                <w:rFonts w:ascii="宋体" w:eastAsia="宋体" w:hAnsi="宋体"/>
                <w:szCs w:val="21"/>
              </w:rPr>
            </w:pPr>
            <w:r>
              <w:rPr>
                <w:rFonts w:ascii="宋体" w:eastAsia="宋体" w:hAnsi="宋体"/>
                <w:szCs w:val="21"/>
              </w:rPr>
              <w:t>返回</w:t>
            </w:r>
            <w:r>
              <w:rPr>
                <w:rFonts w:ascii="宋体" w:eastAsia="宋体" w:hAnsi="宋体" w:hint="eastAsia"/>
                <w:szCs w:val="21"/>
                <w:lang w:eastAsia="zh"/>
              </w:rPr>
              <w:t>菜品</w:t>
            </w:r>
            <w:r>
              <w:rPr>
                <w:rFonts w:ascii="宋体" w:eastAsia="宋体" w:hAnsi="宋体"/>
                <w:szCs w:val="21"/>
              </w:rPr>
              <w:t>ID</w:t>
            </w:r>
          </w:p>
        </w:tc>
        <w:tc>
          <w:tcPr>
            <w:tcW w:w="3102" w:type="dxa"/>
            <w:tcBorders>
              <w:top w:val="single" w:sz="4" w:space="0" w:color="auto"/>
              <w:left w:val="single" w:sz="4" w:space="0" w:color="auto"/>
              <w:bottom w:val="single" w:sz="4" w:space="0" w:color="auto"/>
              <w:right w:val="single" w:sz="4" w:space="0" w:color="auto"/>
            </w:tcBorders>
          </w:tcPr>
          <w:p w14:paraId="3E36A973"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getDishID</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520F66D6"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75CC396F"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0C7F120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菜品</w:t>
            </w:r>
            <w:r>
              <w:rPr>
                <w:rFonts w:ascii="宋体" w:eastAsia="宋体" w:hAnsi="宋体" w:hint="eastAsia"/>
                <w:szCs w:val="21"/>
              </w:rPr>
              <w:t>ID</w:t>
            </w:r>
          </w:p>
        </w:tc>
        <w:tc>
          <w:tcPr>
            <w:tcW w:w="3102" w:type="dxa"/>
            <w:tcBorders>
              <w:top w:val="single" w:sz="4" w:space="0" w:color="auto"/>
              <w:left w:val="single" w:sz="4" w:space="0" w:color="auto"/>
              <w:bottom w:val="single" w:sz="4" w:space="0" w:color="auto"/>
              <w:right w:val="single" w:sz="4" w:space="0" w:color="auto"/>
            </w:tcBorders>
          </w:tcPr>
          <w:p w14:paraId="01E2A46E"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setDishID</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6ECAD14C" w14:textId="77777777" w:rsidR="00E754D6" w:rsidRDefault="00000000">
            <w:pPr>
              <w:spacing w:line="360" w:lineRule="auto"/>
              <w:jc w:val="center"/>
              <w:rPr>
                <w:rFonts w:ascii="宋体" w:eastAsia="宋体" w:hAnsi="宋体"/>
                <w:szCs w:val="21"/>
              </w:rPr>
            </w:pPr>
            <w:r>
              <w:rPr>
                <w:rFonts w:ascii="宋体" w:eastAsia="宋体" w:hAnsi="宋体" w:hint="eastAsia"/>
                <w:szCs w:val="21"/>
              </w:rPr>
              <w:t>b</w:t>
            </w:r>
            <w:r>
              <w:rPr>
                <w:rFonts w:ascii="宋体" w:eastAsia="宋体" w:hAnsi="宋体"/>
                <w:szCs w:val="21"/>
              </w:rPr>
              <w:t>ool</w:t>
            </w:r>
          </w:p>
        </w:tc>
      </w:tr>
      <w:tr w:rsidR="00E754D6" w14:paraId="516A1586"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36C44C96"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所属菜单</w:t>
            </w:r>
            <w:r>
              <w:rPr>
                <w:rFonts w:ascii="宋体" w:eastAsia="宋体" w:hAnsi="宋体" w:hint="eastAsia"/>
                <w:szCs w:val="21"/>
              </w:rPr>
              <w:t>ID</w:t>
            </w:r>
          </w:p>
        </w:tc>
        <w:tc>
          <w:tcPr>
            <w:tcW w:w="3102" w:type="dxa"/>
            <w:tcBorders>
              <w:top w:val="single" w:sz="4" w:space="0" w:color="auto"/>
              <w:left w:val="single" w:sz="4" w:space="0" w:color="auto"/>
              <w:bottom w:val="single" w:sz="4" w:space="0" w:color="auto"/>
              <w:right w:val="single" w:sz="4" w:space="0" w:color="auto"/>
            </w:tcBorders>
          </w:tcPr>
          <w:p w14:paraId="23BAFAA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getMenuID</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572F6CB4"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7DB505BB"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6DC8913D"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所属菜单</w:t>
            </w:r>
            <w:r>
              <w:rPr>
                <w:rFonts w:ascii="宋体" w:eastAsia="宋体" w:hAnsi="宋体" w:hint="eastAsia"/>
                <w:szCs w:val="21"/>
              </w:rPr>
              <w:t>ID</w:t>
            </w:r>
          </w:p>
        </w:tc>
        <w:tc>
          <w:tcPr>
            <w:tcW w:w="3102" w:type="dxa"/>
            <w:tcBorders>
              <w:top w:val="single" w:sz="4" w:space="0" w:color="auto"/>
              <w:left w:val="single" w:sz="4" w:space="0" w:color="auto"/>
              <w:bottom w:val="single" w:sz="4" w:space="0" w:color="auto"/>
              <w:right w:val="single" w:sz="4" w:space="0" w:color="auto"/>
            </w:tcBorders>
          </w:tcPr>
          <w:p w14:paraId="4278D004"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setMenuID</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2FD0F0DC" w14:textId="77777777" w:rsidR="00E754D6" w:rsidRDefault="00000000">
            <w:pPr>
              <w:spacing w:line="360" w:lineRule="auto"/>
              <w:jc w:val="center"/>
              <w:rPr>
                <w:rFonts w:ascii="宋体" w:eastAsia="宋体" w:hAnsi="宋体"/>
                <w:szCs w:val="21"/>
              </w:rPr>
            </w:pPr>
            <w:r>
              <w:rPr>
                <w:rFonts w:ascii="宋体" w:eastAsia="宋体" w:hAnsi="宋体" w:hint="eastAsia"/>
                <w:szCs w:val="21"/>
              </w:rPr>
              <w:t>b</w:t>
            </w:r>
            <w:r>
              <w:rPr>
                <w:rFonts w:ascii="宋体" w:eastAsia="宋体" w:hAnsi="宋体"/>
                <w:szCs w:val="21"/>
              </w:rPr>
              <w:t>ool</w:t>
            </w:r>
          </w:p>
        </w:tc>
      </w:tr>
      <w:tr w:rsidR="00E754D6" w14:paraId="44433458"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24A9C0A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修改所属菜单</w:t>
            </w:r>
            <w:r>
              <w:rPr>
                <w:rFonts w:ascii="宋体" w:eastAsia="宋体" w:hAnsi="宋体" w:hint="eastAsia"/>
                <w:szCs w:val="21"/>
              </w:rPr>
              <w:t>ID</w:t>
            </w:r>
          </w:p>
        </w:tc>
        <w:tc>
          <w:tcPr>
            <w:tcW w:w="3102" w:type="dxa"/>
            <w:tcBorders>
              <w:top w:val="single" w:sz="4" w:space="0" w:color="auto"/>
              <w:left w:val="single" w:sz="4" w:space="0" w:color="auto"/>
              <w:bottom w:val="single" w:sz="4" w:space="0" w:color="auto"/>
              <w:right w:val="single" w:sz="4" w:space="0" w:color="auto"/>
            </w:tcBorders>
          </w:tcPr>
          <w:p w14:paraId="1F50D243"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modifyMenuID</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7A9F170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79C50BB3"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613BF4D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菜品名</w:t>
            </w:r>
          </w:p>
        </w:tc>
        <w:tc>
          <w:tcPr>
            <w:tcW w:w="3102" w:type="dxa"/>
            <w:tcBorders>
              <w:top w:val="single" w:sz="4" w:space="0" w:color="auto"/>
              <w:left w:val="single" w:sz="4" w:space="0" w:color="auto"/>
              <w:bottom w:val="single" w:sz="4" w:space="0" w:color="auto"/>
              <w:right w:val="single" w:sz="4" w:space="0" w:color="auto"/>
            </w:tcBorders>
          </w:tcPr>
          <w:p w14:paraId="542D23B7"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getDishName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62BFF91F"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5EC5790C"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175ED262"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菜品名</w:t>
            </w:r>
          </w:p>
        </w:tc>
        <w:tc>
          <w:tcPr>
            <w:tcW w:w="3102" w:type="dxa"/>
            <w:tcBorders>
              <w:top w:val="single" w:sz="4" w:space="0" w:color="auto"/>
              <w:left w:val="single" w:sz="4" w:space="0" w:color="auto"/>
              <w:bottom w:val="single" w:sz="4" w:space="0" w:color="auto"/>
              <w:right w:val="single" w:sz="4" w:space="0" w:color="auto"/>
            </w:tcBorders>
          </w:tcPr>
          <w:p w14:paraId="2BB9B2E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setDishName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0E11DFDA"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294BBB40"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58C1ACCE" w14:textId="77777777" w:rsidR="00E754D6" w:rsidRDefault="00000000">
            <w:pPr>
              <w:spacing w:line="360" w:lineRule="auto"/>
              <w:jc w:val="center"/>
              <w:rPr>
                <w:rFonts w:ascii="宋体" w:eastAsia="宋体" w:hAnsi="宋体"/>
                <w:szCs w:val="21"/>
              </w:rPr>
            </w:pPr>
            <w:r>
              <w:rPr>
                <w:rFonts w:ascii="宋体" w:eastAsia="宋体" w:hAnsi="宋体" w:hint="eastAsia"/>
                <w:szCs w:val="21"/>
              </w:rPr>
              <w:t>修改</w:t>
            </w:r>
            <w:r>
              <w:rPr>
                <w:rFonts w:ascii="宋体" w:eastAsia="宋体" w:hAnsi="宋体" w:hint="eastAsia"/>
                <w:szCs w:val="21"/>
                <w:lang w:eastAsia="zh"/>
              </w:rPr>
              <w:t>菜品名</w:t>
            </w:r>
          </w:p>
        </w:tc>
        <w:tc>
          <w:tcPr>
            <w:tcW w:w="3102" w:type="dxa"/>
            <w:tcBorders>
              <w:top w:val="single" w:sz="4" w:space="0" w:color="auto"/>
              <w:left w:val="single" w:sz="4" w:space="0" w:color="auto"/>
              <w:bottom w:val="single" w:sz="4" w:space="0" w:color="auto"/>
              <w:right w:val="single" w:sz="4" w:space="0" w:color="auto"/>
            </w:tcBorders>
          </w:tcPr>
          <w:p w14:paraId="190F46C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modifyDishName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7A1C4338"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0FE6B2BA"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595B3C1F"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菜品价格</w:t>
            </w:r>
          </w:p>
        </w:tc>
        <w:tc>
          <w:tcPr>
            <w:tcW w:w="3102" w:type="dxa"/>
            <w:tcBorders>
              <w:top w:val="single" w:sz="4" w:space="0" w:color="auto"/>
              <w:left w:val="single" w:sz="4" w:space="0" w:color="auto"/>
              <w:bottom w:val="single" w:sz="4" w:space="0" w:color="auto"/>
              <w:right w:val="single" w:sz="4" w:space="0" w:color="auto"/>
            </w:tcBorders>
          </w:tcPr>
          <w:p w14:paraId="1C1E621B"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getDishPrice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54A66E6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5E31ED34"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2063315C"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设置菜品价格</w:t>
            </w:r>
          </w:p>
        </w:tc>
        <w:tc>
          <w:tcPr>
            <w:tcW w:w="3102" w:type="dxa"/>
            <w:tcBorders>
              <w:top w:val="single" w:sz="4" w:space="0" w:color="auto"/>
              <w:left w:val="single" w:sz="4" w:space="0" w:color="auto"/>
              <w:bottom w:val="single" w:sz="4" w:space="0" w:color="auto"/>
              <w:right w:val="single" w:sz="4" w:space="0" w:color="auto"/>
            </w:tcBorders>
          </w:tcPr>
          <w:p w14:paraId="18695B3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setDishPrice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1CDCD05B"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565D8363"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3C65BBEF" w14:textId="77777777" w:rsidR="00E754D6" w:rsidRDefault="00000000">
            <w:pPr>
              <w:spacing w:line="360" w:lineRule="auto"/>
              <w:jc w:val="center"/>
              <w:rPr>
                <w:rFonts w:ascii="宋体" w:eastAsia="宋体" w:hAnsi="宋体"/>
                <w:szCs w:val="21"/>
              </w:rPr>
            </w:pPr>
            <w:r>
              <w:rPr>
                <w:rFonts w:ascii="宋体" w:eastAsia="宋体" w:hAnsi="宋体" w:hint="eastAsia"/>
                <w:szCs w:val="21"/>
              </w:rPr>
              <w:lastRenderedPageBreak/>
              <w:t>修改</w:t>
            </w:r>
            <w:r>
              <w:rPr>
                <w:rFonts w:ascii="宋体" w:eastAsia="宋体" w:hAnsi="宋体" w:hint="eastAsia"/>
                <w:szCs w:val="21"/>
                <w:lang w:eastAsia="zh"/>
              </w:rPr>
              <w:t>菜品价格</w:t>
            </w:r>
          </w:p>
        </w:tc>
        <w:tc>
          <w:tcPr>
            <w:tcW w:w="3102" w:type="dxa"/>
            <w:tcBorders>
              <w:top w:val="single" w:sz="4" w:space="0" w:color="auto"/>
              <w:left w:val="single" w:sz="4" w:space="0" w:color="auto"/>
              <w:bottom w:val="single" w:sz="4" w:space="0" w:color="auto"/>
              <w:right w:val="single" w:sz="4" w:space="0" w:color="auto"/>
            </w:tcBorders>
          </w:tcPr>
          <w:p w14:paraId="25E783B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modifyDishPrice</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3DB4A653"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7ADD3C97"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5C864082"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菜品简介</w:t>
            </w:r>
          </w:p>
        </w:tc>
        <w:tc>
          <w:tcPr>
            <w:tcW w:w="3102" w:type="dxa"/>
            <w:tcBorders>
              <w:top w:val="single" w:sz="4" w:space="0" w:color="auto"/>
              <w:left w:val="single" w:sz="4" w:space="0" w:color="auto"/>
              <w:bottom w:val="single" w:sz="4" w:space="0" w:color="auto"/>
              <w:right w:val="single" w:sz="4" w:space="0" w:color="auto"/>
            </w:tcBorders>
          </w:tcPr>
          <w:p w14:paraId="2565A960"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getDishIntroduction</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481F7BC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text</w:t>
            </w:r>
          </w:p>
        </w:tc>
      </w:tr>
      <w:tr w:rsidR="00E754D6" w14:paraId="12EF3AA8"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146A53E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菜品简介</w:t>
            </w:r>
          </w:p>
        </w:tc>
        <w:tc>
          <w:tcPr>
            <w:tcW w:w="3102" w:type="dxa"/>
            <w:tcBorders>
              <w:top w:val="single" w:sz="4" w:space="0" w:color="auto"/>
              <w:left w:val="single" w:sz="4" w:space="0" w:color="auto"/>
              <w:bottom w:val="single" w:sz="4" w:space="0" w:color="auto"/>
              <w:right w:val="single" w:sz="4" w:space="0" w:color="auto"/>
            </w:tcBorders>
          </w:tcPr>
          <w:p w14:paraId="4E20D5A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setDishIntroduction</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5CB12542" w14:textId="77777777" w:rsidR="00E754D6" w:rsidRDefault="00000000">
            <w:pPr>
              <w:spacing w:line="360" w:lineRule="auto"/>
              <w:jc w:val="center"/>
              <w:rPr>
                <w:rFonts w:ascii="宋体" w:eastAsia="宋体" w:hAnsi="宋体"/>
                <w:szCs w:val="21"/>
              </w:rPr>
            </w:pPr>
            <w:r>
              <w:rPr>
                <w:rFonts w:ascii="宋体" w:eastAsia="宋体" w:hAnsi="宋体" w:hint="eastAsia"/>
                <w:szCs w:val="21"/>
              </w:rPr>
              <w:t>b</w:t>
            </w:r>
            <w:r>
              <w:rPr>
                <w:rFonts w:ascii="宋体" w:eastAsia="宋体" w:hAnsi="宋体"/>
                <w:szCs w:val="21"/>
              </w:rPr>
              <w:t>ool</w:t>
            </w:r>
          </w:p>
        </w:tc>
      </w:tr>
      <w:tr w:rsidR="00E754D6" w14:paraId="43576A80"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7EAA0529" w14:textId="77777777" w:rsidR="00E754D6" w:rsidRDefault="00000000">
            <w:pPr>
              <w:spacing w:line="360" w:lineRule="auto"/>
              <w:jc w:val="center"/>
              <w:rPr>
                <w:rFonts w:ascii="宋体" w:eastAsia="宋体" w:hAnsi="宋体"/>
                <w:szCs w:val="21"/>
              </w:rPr>
            </w:pPr>
            <w:r>
              <w:rPr>
                <w:rFonts w:ascii="宋体" w:eastAsia="宋体" w:hAnsi="宋体" w:hint="eastAsia"/>
                <w:szCs w:val="21"/>
              </w:rPr>
              <w:t>修改</w:t>
            </w:r>
            <w:r>
              <w:rPr>
                <w:rFonts w:ascii="宋体" w:eastAsia="宋体" w:hAnsi="宋体" w:hint="eastAsia"/>
                <w:szCs w:val="21"/>
                <w:lang w:eastAsia="zh"/>
              </w:rPr>
              <w:t>菜品简介</w:t>
            </w:r>
          </w:p>
        </w:tc>
        <w:tc>
          <w:tcPr>
            <w:tcW w:w="3102" w:type="dxa"/>
            <w:tcBorders>
              <w:top w:val="single" w:sz="4" w:space="0" w:color="auto"/>
              <w:left w:val="single" w:sz="4" w:space="0" w:color="auto"/>
              <w:bottom w:val="single" w:sz="4" w:space="0" w:color="auto"/>
              <w:right w:val="single" w:sz="4" w:space="0" w:color="auto"/>
            </w:tcBorders>
          </w:tcPr>
          <w:p w14:paraId="5B94F6B2"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modifyDishIntroduction</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7CC8EDCA"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13F5453D"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0B9D7DC1"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菜品销量</w:t>
            </w:r>
          </w:p>
        </w:tc>
        <w:tc>
          <w:tcPr>
            <w:tcW w:w="3102" w:type="dxa"/>
            <w:tcBorders>
              <w:top w:val="single" w:sz="4" w:space="0" w:color="auto"/>
              <w:left w:val="single" w:sz="4" w:space="0" w:color="auto"/>
              <w:bottom w:val="single" w:sz="4" w:space="0" w:color="auto"/>
              <w:right w:val="single" w:sz="4" w:space="0" w:color="auto"/>
            </w:tcBorders>
          </w:tcPr>
          <w:p w14:paraId="33EE1301"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getDishSales</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4F5BE88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43C3E489"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436DEABC"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设置搜索条件</w:t>
            </w:r>
          </w:p>
        </w:tc>
        <w:tc>
          <w:tcPr>
            <w:tcW w:w="3102" w:type="dxa"/>
            <w:tcBorders>
              <w:top w:val="single" w:sz="4" w:space="0" w:color="auto"/>
              <w:left w:val="single" w:sz="4" w:space="0" w:color="auto"/>
              <w:bottom w:val="single" w:sz="4" w:space="0" w:color="auto"/>
              <w:right w:val="single" w:sz="4" w:space="0" w:color="auto"/>
            </w:tcBorders>
          </w:tcPr>
          <w:p w14:paraId="6AD30343"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setSearchCondition</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3C3120C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759650FD" w14:textId="77777777">
        <w:trPr>
          <w:jc w:val="center"/>
        </w:trPr>
        <w:tc>
          <w:tcPr>
            <w:tcW w:w="1904" w:type="dxa"/>
            <w:tcBorders>
              <w:top w:val="single" w:sz="4" w:space="0" w:color="auto"/>
              <w:left w:val="single" w:sz="4" w:space="0" w:color="auto"/>
              <w:bottom w:val="single" w:sz="4" w:space="0" w:color="auto"/>
              <w:right w:val="single" w:sz="4" w:space="0" w:color="auto"/>
            </w:tcBorders>
          </w:tcPr>
          <w:p w14:paraId="4D233EF9"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返回搜索结果</w:t>
            </w:r>
          </w:p>
        </w:tc>
        <w:tc>
          <w:tcPr>
            <w:tcW w:w="3102" w:type="dxa"/>
            <w:tcBorders>
              <w:top w:val="single" w:sz="4" w:space="0" w:color="auto"/>
              <w:left w:val="single" w:sz="4" w:space="0" w:color="auto"/>
              <w:bottom w:val="single" w:sz="4" w:space="0" w:color="auto"/>
              <w:right w:val="single" w:sz="4" w:space="0" w:color="auto"/>
            </w:tcBorders>
          </w:tcPr>
          <w:p w14:paraId="5C33C32D"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getSearchResult</w:t>
            </w:r>
            <w:proofErr w:type="spellEnd"/>
            <w:r>
              <w:rPr>
                <w:rFonts w:ascii="宋体" w:eastAsia="宋体" w:hAnsi="宋体"/>
                <w:szCs w:val="21"/>
              </w:rPr>
              <w:t>(</w:t>
            </w:r>
            <w:proofErr w:type="gramEnd"/>
            <w:r>
              <w:rPr>
                <w:rFonts w:ascii="宋体" w:eastAsia="宋体" w:hAnsi="宋体"/>
                <w:szCs w:val="21"/>
              </w:rPr>
              <w:t>)</w:t>
            </w:r>
          </w:p>
        </w:tc>
        <w:tc>
          <w:tcPr>
            <w:tcW w:w="1438" w:type="dxa"/>
            <w:tcBorders>
              <w:top w:val="single" w:sz="4" w:space="0" w:color="auto"/>
              <w:left w:val="single" w:sz="4" w:space="0" w:color="auto"/>
              <w:bottom w:val="single" w:sz="4" w:space="0" w:color="auto"/>
              <w:right w:val="single" w:sz="4" w:space="0" w:color="auto"/>
            </w:tcBorders>
          </w:tcPr>
          <w:p w14:paraId="48D384B1"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bl>
    <w:p w14:paraId="22AE002F" w14:textId="77777777" w:rsidR="00E754D6" w:rsidRDefault="00E754D6">
      <w:pPr>
        <w:spacing w:line="360" w:lineRule="auto"/>
        <w:jc w:val="center"/>
        <w:rPr>
          <w:rFonts w:ascii="宋体" w:eastAsia="宋体" w:hAnsi="宋体"/>
          <w:szCs w:val="21"/>
        </w:rPr>
      </w:pPr>
    </w:p>
    <w:p w14:paraId="0849D1BC"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hint="eastAsia"/>
          <w:b/>
          <w:bCs/>
          <w:szCs w:val="21"/>
          <w:lang w:eastAsia="zh"/>
        </w:rPr>
        <w:t>Order</w:t>
      </w:r>
      <w:r>
        <w:rPr>
          <w:rFonts w:ascii="宋体" w:eastAsia="宋体" w:hAnsi="宋体" w:hint="eastAsia"/>
          <w:b/>
          <w:bCs/>
          <w:szCs w:val="21"/>
        </w:rPr>
        <w:t>（</w:t>
      </w:r>
      <w:r>
        <w:rPr>
          <w:rFonts w:ascii="宋体" w:eastAsia="宋体" w:hAnsi="宋体" w:hint="eastAsia"/>
          <w:b/>
          <w:bCs/>
          <w:szCs w:val="21"/>
          <w:lang w:eastAsia="zh"/>
        </w:rPr>
        <w:t>订单</w:t>
      </w:r>
      <w:r>
        <w:rPr>
          <w:rFonts w:ascii="宋体" w:eastAsia="宋体" w:hAnsi="宋体" w:hint="eastAsia"/>
          <w:b/>
          <w:bCs/>
          <w:szCs w:val="21"/>
        </w:rPr>
        <w:t>类）</w:t>
      </w:r>
    </w:p>
    <w:p w14:paraId="12FFD7CA"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操作表如表3.2.6所示：</w:t>
      </w:r>
    </w:p>
    <w:p w14:paraId="7C062696"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rPr>
        <w:t>6</w:t>
      </w:r>
      <w:r>
        <w:rPr>
          <w:rFonts w:ascii="宋体" w:eastAsia="宋体" w:hAnsi="宋体"/>
          <w:szCs w:val="21"/>
        </w:rPr>
        <w:t xml:space="preserve"> </w:t>
      </w:r>
      <w:r>
        <w:rPr>
          <w:rFonts w:ascii="宋体" w:eastAsia="宋体" w:hAnsi="宋体" w:hint="eastAsia"/>
          <w:szCs w:val="21"/>
          <w:lang w:eastAsia="zh"/>
        </w:rPr>
        <w:t>Order</w:t>
      </w:r>
      <w:r>
        <w:rPr>
          <w:rFonts w:ascii="宋体" w:eastAsia="宋体" w:hAnsi="宋体" w:hint="eastAsia"/>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2"/>
        <w:gridCol w:w="2566"/>
        <w:gridCol w:w="1866"/>
      </w:tblGrid>
      <w:tr w:rsidR="00E754D6" w14:paraId="55DA5B8E"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13035044" w14:textId="77777777" w:rsidR="00E754D6" w:rsidRDefault="00000000">
            <w:pPr>
              <w:spacing w:line="360" w:lineRule="auto"/>
              <w:jc w:val="center"/>
              <w:rPr>
                <w:rFonts w:ascii="宋体" w:eastAsia="宋体" w:hAnsi="宋体"/>
                <w:szCs w:val="21"/>
              </w:rPr>
            </w:pPr>
            <w:r>
              <w:rPr>
                <w:rFonts w:ascii="宋体" w:eastAsia="宋体" w:hAnsi="宋体" w:hint="eastAsia"/>
                <w:szCs w:val="21"/>
              </w:rPr>
              <w:t>操作名称</w:t>
            </w:r>
          </w:p>
        </w:tc>
        <w:tc>
          <w:tcPr>
            <w:tcW w:w="2566" w:type="dxa"/>
            <w:tcBorders>
              <w:top w:val="single" w:sz="4" w:space="0" w:color="auto"/>
              <w:left w:val="single" w:sz="4" w:space="0" w:color="auto"/>
              <w:bottom w:val="single" w:sz="4" w:space="0" w:color="auto"/>
              <w:right w:val="single" w:sz="4" w:space="0" w:color="auto"/>
            </w:tcBorders>
          </w:tcPr>
          <w:p w14:paraId="012AF947" w14:textId="77777777" w:rsidR="00E754D6" w:rsidRDefault="00000000">
            <w:pPr>
              <w:spacing w:line="360" w:lineRule="auto"/>
              <w:jc w:val="center"/>
              <w:rPr>
                <w:rFonts w:ascii="宋体" w:eastAsia="宋体" w:hAnsi="宋体"/>
                <w:szCs w:val="21"/>
              </w:rPr>
            </w:pPr>
            <w:r>
              <w:rPr>
                <w:rFonts w:ascii="宋体" w:eastAsia="宋体" w:hAnsi="宋体" w:hint="eastAsia"/>
                <w:szCs w:val="21"/>
              </w:rPr>
              <w:t>函数名</w:t>
            </w:r>
          </w:p>
        </w:tc>
        <w:tc>
          <w:tcPr>
            <w:tcW w:w="1866" w:type="dxa"/>
            <w:tcBorders>
              <w:top w:val="single" w:sz="4" w:space="0" w:color="auto"/>
              <w:left w:val="single" w:sz="4" w:space="0" w:color="auto"/>
              <w:bottom w:val="single" w:sz="4" w:space="0" w:color="auto"/>
              <w:right w:val="single" w:sz="4" w:space="0" w:color="auto"/>
            </w:tcBorders>
          </w:tcPr>
          <w:p w14:paraId="68A9D196"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proofErr w:type="gramStart"/>
            <w:r>
              <w:rPr>
                <w:rFonts w:ascii="宋体" w:eastAsia="宋体" w:hAnsi="宋体" w:hint="eastAsia"/>
                <w:szCs w:val="21"/>
              </w:rPr>
              <w:t>值类型</w:t>
            </w:r>
            <w:proofErr w:type="gramEnd"/>
          </w:p>
        </w:tc>
      </w:tr>
      <w:tr w:rsidR="00E754D6" w14:paraId="5D6F3A43"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34F749C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提交订单</w:t>
            </w:r>
          </w:p>
        </w:tc>
        <w:tc>
          <w:tcPr>
            <w:tcW w:w="2566" w:type="dxa"/>
            <w:tcBorders>
              <w:top w:val="single" w:sz="4" w:space="0" w:color="auto"/>
              <w:left w:val="single" w:sz="4" w:space="0" w:color="auto"/>
              <w:bottom w:val="single" w:sz="4" w:space="0" w:color="auto"/>
              <w:right w:val="single" w:sz="4" w:space="0" w:color="auto"/>
            </w:tcBorders>
          </w:tcPr>
          <w:p w14:paraId="0DD52B90"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postOrder</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1866" w:type="dxa"/>
            <w:tcBorders>
              <w:top w:val="single" w:sz="4" w:space="0" w:color="auto"/>
              <w:left w:val="single" w:sz="4" w:space="0" w:color="auto"/>
              <w:bottom w:val="single" w:sz="4" w:space="0" w:color="auto"/>
              <w:right w:val="single" w:sz="4" w:space="0" w:color="auto"/>
            </w:tcBorders>
          </w:tcPr>
          <w:p w14:paraId="45F4DA8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405B195B"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0F1B0D69"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订单</w:t>
            </w:r>
            <w:r>
              <w:rPr>
                <w:rFonts w:ascii="宋体" w:eastAsia="宋体" w:hAnsi="宋体"/>
                <w:szCs w:val="21"/>
              </w:rPr>
              <w:t>ID</w:t>
            </w:r>
          </w:p>
        </w:tc>
        <w:tc>
          <w:tcPr>
            <w:tcW w:w="2566" w:type="dxa"/>
            <w:tcBorders>
              <w:top w:val="single" w:sz="4" w:space="0" w:color="auto"/>
              <w:left w:val="single" w:sz="4" w:space="0" w:color="auto"/>
              <w:bottom w:val="single" w:sz="4" w:space="0" w:color="auto"/>
              <w:right w:val="single" w:sz="4" w:space="0" w:color="auto"/>
            </w:tcBorders>
          </w:tcPr>
          <w:p w14:paraId="1BDE2C4B"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setOrderID</w:t>
            </w:r>
            <w:proofErr w:type="spellEnd"/>
            <w:r>
              <w:rPr>
                <w:rFonts w:ascii="宋体" w:eastAsia="宋体" w:hAnsi="宋体"/>
                <w:szCs w:val="21"/>
              </w:rPr>
              <w:t>(</w:t>
            </w:r>
            <w:proofErr w:type="gramEnd"/>
            <w:r>
              <w:rPr>
                <w:rFonts w:ascii="宋体" w:eastAsia="宋体" w:hAnsi="宋体"/>
                <w:szCs w:val="21"/>
              </w:rPr>
              <w:t>)</w:t>
            </w:r>
          </w:p>
        </w:tc>
        <w:tc>
          <w:tcPr>
            <w:tcW w:w="1866" w:type="dxa"/>
            <w:tcBorders>
              <w:top w:val="single" w:sz="4" w:space="0" w:color="auto"/>
              <w:left w:val="single" w:sz="4" w:space="0" w:color="auto"/>
              <w:bottom w:val="single" w:sz="4" w:space="0" w:color="auto"/>
              <w:right w:val="single" w:sz="4" w:space="0" w:color="auto"/>
            </w:tcBorders>
          </w:tcPr>
          <w:p w14:paraId="35560719"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431A0E58"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01E898A5"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订单</w:t>
            </w:r>
            <w:r>
              <w:rPr>
                <w:rFonts w:ascii="宋体" w:eastAsia="宋体" w:hAnsi="宋体"/>
                <w:szCs w:val="21"/>
              </w:rPr>
              <w:t>ID</w:t>
            </w:r>
          </w:p>
        </w:tc>
        <w:tc>
          <w:tcPr>
            <w:tcW w:w="2566" w:type="dxa"/>
            <w:tcBorders>
              <w:top w:val="single" w:sz="4" w:space="0" w:color="auto"/>
              <w:left w:val="single" w:sz="4" w:space="0" w:color="auto"/>
              <w:bottom w:val="single" w:sz="4" w:space="0" w:color="auto"/>
              <w:right w:val="single" w:sz="4" w:space="0" w:color="auto"/>
            </w:tcBorders>
          </w:tcPr>
          <w:p w14:paraId="5334AA9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getOrderID</w:t>
            </w:r>
            <w:proofErr w:type="spellEnd"/>
            <w:r>
              <w:rPr>
                <w:rFonts w:ascii="宋体" w:eastAsia="宋体" w:hAnsi="宋体"/>
                <w:szCs w:val="21"/>
              </w:rPr>
              <w:t>(</w:t>
            </w:r>
            <w:proofErr w:type="gramEnd"/>
            <w:r>
              <w:rPr>
                <w:rFonts w:ascii="宋体" w:eastAsia="宋体" w:hAnsi="宋体"/>
                <w:szCs w:val="21"/>
              </w:rPr>
              <w:t>)</w:t>
            </w:r>
          </w:p>
        </w:tc>
        <w:tc>
          <w:tcPr>
            <w:tcW w:w="1866" w:type="dxa"/>
            <w:tcBorders>
              <w:top w:val="single" w:sz="4" w:space="0" w:color="auto"/>
              <w:left w:val="single" w:sz="4" w:space="0" w:color="auto"/>
              <w:bottom w:val="single" w:sz="4" w:space="0" w:color="auto"/>
              <w:right w:val="single" w:sz="4" w:space="0" w:color="auto"/>
            </w:tcBorders>
          </w:tcPr>
          <w:p w14:paraId="268122A0"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666F30A2" w14:textId="77777777">
        <w:trPr>
          <w:jc w:val="center"/>
        </w:trPr>
        <w:tc>
          <w:tcPr>
            <w:tcW w:w="2012" w:type="dxa"/>
          </w:tcPr>
          <w:p w14:paraId="59A524FA"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顾客ID</w:t>
            </w:r>
          </w:p>
        </w:tc>
        <w:tc>
          <w:tcPr>
            <w:tcW w:w="2566" w:type="dxa"/>
          </w:tcPr>
          <w:p w14:paraId="2F8870F3"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getUserID</w:t>
            </w:r>
            <w:proofErr w:type="spellEnd"/>
            <w:r>
              <w:rPr>
                <w:rFonts w:ascii="宋体" w:eastAsia="宋体" w:hAnsi="宋体"/>
                <w:szCs w:val="21"/>
              </w:rPr>
              <w:t>(</w:t>
            </w:r>
            <w:proofErr w:type="gramEnd"/>
            <w:r>
              <w:rPr>
                <w:rFonts w:ascii="宋体" w:eastAsia="宋体" w:hAnsi="宋体"/>
                <w:szCs w:val="21"/>
              </w:rPr>
              <w:t>)</w:t>
            </w:r>
          </w:p>
        </w:tc>
        <w:tc>
          <w:tcPr>
            <w:tcW w:w="1866" w:type="dxa"/>
          </w:tcPr>
          <w:p w14:paraId="2061E3DC"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r w:rsidR="00E754D6" w14:paraId="035E0450" w14:textId="77777777">
        <w:trPr>
          <w:jc w:val="center"/>
        </w:trPr>
        <w:tc>
          <w:tcPr>
            <w:tcW w:w="2012" w:type="dxa"/>
          </w:tcPr>
          <w:p w14:paraId="52BB5DA8"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添加菜品至购物车</w:t>
            </w:r>
          </w:p>
        </w:tc>
        <w:tc>
          <w:tcPr>
            <w:tcW w:w="2566" w:type="dxa"/>
          </w:tcPr>
          <w:p w14:paraId="7904E18D"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lang w:eastAsia="zh"/>
              </w:rPr>
              <w:t>addDishToCart</w:t>
            </w:r>
            <w:proofErr w:type="spellEnd"/>
            <w:r>
              <w:rPr>
                <w:rFonts w:ascii="宋体" w:eastAsia="宋体" w:hAnsi="宋体"/>
                <w:szCs w:val="21"/>
              </w:rPr>
              <w:t>(</w:t>
            </w:r>
            <w:proofErr w:type="gramEnd"/>
            <w:r>
              <w:rPr>
                <w:rFonts w:ascii="宋体" w:eastAsia="宋体" w:hAnsi="宋体"/>
                <w:szCs w:val="21"/>
              </w:rPr>
              <w:t>)</w:t>
            </w:r>
          </w:p>
        </w:tc>
        <w:tc>
          <w:tcPr>
            <w:tcW w:w="1866" w:type="dxa"/>
          </w:tcPr>
          <w:p w14:paraId="4B4DD12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1D6E5837" w14:textId="77777777">
        <w:trPr>
          <w:jc w:val="center"/>
        </w:trPr>
        <w:tc>
          <w:tcPr>
            <w:tcW w:w="2012" w:type="dxa"/>
          </w:tcPr>
          <w:p w14:paraId="48D8328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将菜品从购物车中移除</w:t>
            </w:r>
          </w:p>
        </w:tc>
        <w:tc>
          <w:tcPr>
            <w:tcW w:w="2566" w:type="dxa"/>
          </w:tcPr>
          <w:p w14:paraId="29181B9F" w14:textId="77777777" w:rsidR="00E754D6" w:rsidRDefault="00000000">
            <w:pPr>
              <w:spacing w:line="360" w:lineRule="auto"/>
              <w:jc w:val="center"/>
              <w:rPr>
                <w:rFonts w:ascii="宋体" w:eastAsia="宋体" w:hAnsi="宋体"/>
                <w:szCs w:val="21"/>
                <w:lang w:eastAsia="zh"/>
              </w:rPr>
            </w:pPr>
            <w:proofErr w:type="spellStart"/>
            <w:r>
              <w:rPr>
                <w:rFonts w:ascii="宋体" w:eastAsia="宋体" w:hAnsi="宋体" w:hint="eastAsia"/>
                <w:szCs w:val="21"/>
                <w:lang w:eastAsia="zh"/>
              </w:rPr>
              <w:t>deleteDishFromCart</w:t>
            </w:r>
            <w:proofErr w:type="spellEnd"/>
          </w:p>
        </w:tc>
        <w:tc>
          <w:tcPr>
            <w:tcW w:w="1866" w:type="dxa"/>
          </w:tcPr>
          <w:p w14:paraId="1CE878C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3A651359" w14:textId="77777777">
        <w:trPr>
          <w:jc w:val="center"/>
        </w:trPr>
        <w:tc>
          <w:tcPr>
            <w:tcW w:w="2012" w:type="dxa"/>
          </w:tcPr>
          <w:p w14:paraId="2D3AFB5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设置订单状态</w:t>
            </w:r>
          </w:p>
        </w:tc>
        <w:tc>
          <w:tcPr>
            <w:tcW w:w="2566" w:type="dxa"/>
          </w:tcPr>
          <w:p w14:paraId="4ACA0044"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setOrderStatus</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1866" w:type="dxa"/>
          </w:tcPr>
          <w:p w14:paraId="4279169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48F2DFA0" w14:textId="77777777">
        <w:trPr>
          <w:jc w:val="center"/>
        </w:trPr>
        <w:tc>
          <w:tcPr>
            <w:tcW w:w="2012" w:type="dxa"/>
          </w:tcPr>
          <w:p w14:paraId="52A40B68"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返回订单总价</w:t>
            </w:r>
          </w:p>
        </w:tc>
        <w:tc>
          <w:tcPr>
            <w:tcW w:w="2566" w:type="dxa"/>
          </w:tcPr>
          <w:p w14:paraId="7A5678F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getOrderPrice</w:t>
            </w:r>
            <w:proofErr w:type="spellEnd"/>
            <w:r>
              <w:rPr>
                <w:rFonts w:ascii="宋体" w:eastAsia="宋体" w:hAnsi="宋体"/>
                <w:szCs w:val="21"/>
              </w:rPr>
              <w:t>(</w:t>
            </w:r>
            <w:proofErr w:type="gramEnd"/>
            <w:r>
              <w:rPr>
                <w:rFonts w:ascii="宋体" w:eastAsia="宋体" w:hAnsi="宋体"/>
                <w:szCs w:val="21"/>
              </w:rPr>
              <w:t>)</w:t>
            </w:r>
          </w:p>
        </w:tc>
        <w:tc>
          <w:tcPr>
            <w:tcW w:w="1866" w:type="dxa"/>
          </w:tcPr>
          <w:p w14:paraId="626B499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5DEF9B16" w14:textId="77777777">
        <w:trPr>
          <w:jc w:val="center"/>
        </w:trPr>
        <w:tc>
          <w:tcPr>
            <w:tcW w:w="2012" w:type="dxa"/>
          </w:tcPr>
          <w:p w14:paraId="2879D8B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返回订单提交时间</w:t>
            </w:r>
          </w:p>
        </w:tc>
        <w:tc>
          <w:tcPr>
            <w:tcW w:w="2566" w:type="dxa"/>
          </w:tcPr>
          <w:p w14:paraId="657AB06D"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getOrderTime</w:t>
            </w:r>
            <w:proofErr w:type="spellEnd"/>
            <w:r>
              <w:rPr>
                <w:rFonts w:ascii="宋体" w:eastAsia="宋体" w:hAnsi="宋体"/>
                <w:szCs w:val="21"/>
              </w:rPr>
              <w:t>(</w:t>
            </w:r>
            <w:proofErr w:type="gramEnd"/>
            <w:r>
              <w:rPr>
                <w:rFonts w:ascii="宋体" w:eastAsia="宋体" w:hAnsi="宋体"/>
                <w:szCs w:val="21"/>
              </w:rPr>
              <w:t>)</w:t>
            </w:r>
          </w:p>
        </w:tc>
        <w:tc>
          <w:tcPr>
            <w:tcW w:w="1866" w:type="dxa"/>
          </w:tcPr>
          <w:p w14:paraId="2ECF334B" w14:textId="77777777" w:rsidR="00E754D6" w:rsidRDefault="00000000">
            <w:pPr>
              <w:spacing w:line="360" w:lineRule="auto"/>
              <w:jc w:val="center"/>
              <w:rPr>
                <w:rFonts w:ascii="宋体" w:eastAsia="宋体" w:hAnsi="宋体"/>
                <w:szCs w:val="21"/>
              </w:rPr>
            </w:pPr>
            <w:r>
              <w:rPr>
                <w:rFonts w:ascii="宋体" w:eastAsia="宋体" w:hAnsi="宋体"/>
                <w:szCs w:val="21"/>
              </w:rPr>
              <w:t>date</w:t>
            </w:r>
            <w:r>
              <w:rPr>
                <w:rFonts w:ascii="宋体" w:eastAsia="宋体" w:hAnsi="宋体" w:hint="eastAsia"/>
                <w:szCs w:val="21"/>
              </w:rPr>
              <w:t>time</w:t>
            </w:r>
          </w:p>
        </w:tc>
      </w:tr>
      <w:tr w:rsidR="00E754D6" w14:paraId="0E2D91E7" w14:textId="77777777">
        <w:trPr>
          <w:jc w:val="center"/>
        </w:trPr>
        <w:tc>
          <w:tcPr>
            <w:tcW w:w="2012" w:type="dxa"/>
          </w:tcPr>
          <w:p w14:paraId="4C1D88D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订单备注</w:t>
            </w:r>
          </w:p>
        </w:tc>
        <w:tc>
          <w:tcPr>
            <w:tcW w:w="2566" w:type="dxa"/>
          </w:tcPr>
          <w:p w14:paraId="24175E8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getOrderNote</w:t>
            </w:r>
            <w:proofErr w:type="spellEnd"/>
            <w:r>
              <w:rPr>
                <w:rFonts w:ascii="宋体" w:eastAsia="宋体" w:hAnsi="宋体"/>
                <w:szCs w:val="21"/>
              </w:rPr>
              <w:t>(</w:t>
            </w:r>
            <w:proofErr w:type="gramEnd"/>
            <w:r>
              <w:rPr>
                <w:rFonts w:ascii="宋体" w:eastAsia="宋体" w:hAnsi="宋体"/>
                <w:szCs w:val="21"/>
              </w:rPr>
              <w:t>)</w:t>
            </w:r>
          </w:p>
        </w:tc>
        <w:tc>
          <w:tcPr>
            <w:tcW w:w="1866" w:type="dxa"/>
          </w:tcPr>
          <w:p w14:paraId="2F91F9EC"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text</w:t>
            </w:r>
          </w:p>
        </w:tc>
      </w:tr>
      <w:tr w:rsidR="00E754D6" w14:paraId="0041D85A" w14:textId="77777777">
        <w:trPr>
          <w:jc w:val="center"/>
        </w:trPr>
        <w:tc>
          <w:tcPr>
            <w:tcW w:w="2012" w:type="dxa"/>
          </w:tcPr>
          <w:p w14:paraId="0543031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设置</w:t>
            </w:r>
            <w:r>
              <w:rPr>
                <w:rFonts w:ascii="宋体" w:eastAsia="宋体" w:hAnsi="宋体" w:hint="eastAsia"/>
                <w:szCs w:val="21"/>
                <w:lang w:eastAsia="zh"/>
              </w:rPr>
              <w:t>订单备注</w:t>
            </w:r>
          </w:p>
        </w:tc>
        <w:tc>
          <w:tcPr>
            <w:tcW w:w="2566" w:type="dxa"/>
          </w:tcPr>
          <w:p w14:paraId="76DB523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setOrderNote</w:t>
            </w:r>
            <w:proofErr w:type="spellEnd"/>
            <w:r>
              <w:rPr>
                <w:rFonts w:ascii="宋体" w:eastAsia="宋体" w:hAnsi="宋体"/>
                <w:szCs w:val="21"/>
              </w:rPr>
              <w:t>(</w:t>
            </w:r>
            <w:proofErr w:type="gramEnd"/>
            <w:r>
              <w:rPr>
                <w:rFonts w:ascii="宋体" w:eastAsia="宋体" w:hAnsi="宋体"/>
                <w:szCs w:val="21"/>
              </w:rPr>
              <w:t>)</w:t>
            </w:r>
          </w:p>
        </w:tc>
        <w:tc>
          <w:tcPr>
            <w:tcW w:w="1866" w:type="dxa"/>
          </w:tcPr>
          <w:p w14:paraId="56EDEA49"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bl>
    <w:p w14:paraId="7915A266" w14:textId="77777777" w:rsidR="00E754D6" w:rsidRDefault="00E754D6">
      <w:pPr>
        <w:spacing w:line="360" w:lineRule="auto"/>
        <w:jc w:val="center"/>
        <w:rPr>
          <w:rFonts w:ascii="宋体" w:eastAsia="宋体" w:hAnsi="宋体"/>
          <w:szCs w:val="21"/>
        </w:rPr>
      </w:pPr>
    </w:p>
    <w:p w14:paraId="6C4074E0"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proofErr w:type="spellStart"/>
      <w:r>
        <w:rPr>
          <w:rFonts w:ascii="宋体" w:eastAsia="宋体" w:hAnsi="宋体" w:hint="eastAsia"/>
          <w:b/>
          <w:bCs/>
          <w:szCs w:val="21"/>
          <w:lang w:eastAsia="zh"/>
        </w:rPr>
        <w:t>OrderDetail</w:t>
      </w:r>
      <w:proofErr w:type="spellEnd"/>
      <w:r>
        <w:rPr>
          <w:rFonts w:ascii="宋体" w:eastAsia="宋体" w:hAnsi="宋体" w:hint="eastAsia"/>
          <w:b/>
          <w:bCs/>
          <w:szCs w:val="21"/>
        </w:rPr>
        <w:t>（</w:t>
      </w:r>
      <w:r>
        <w:rPr>
          <w:rFonts w:ascii="宋体" w:eastAsia="宋体" w:hAnsi="宋体" w:hint="eastAsia"/>
          <w:b/>
          <w:bCs/>
          <w:szCs w:val="21"/>
          <w:lang w:eastAsia="zh"/>
        </w:rPr>
        <w:t>订单详情</w:t>
      </w:r>
      <w:r>
        <w:rPr>
          <w:rFonts w:ascii="宋体" w:eastAsia="宋体" w:hAnsi="宋体" w:hint="eastAsia"/>
          <w:b/>
          <w:bCs/>
          <w:szCs w:val="21"/>
        </w:rPr>
        <w:t>类）</w:t>
      </w:r>
    </w:p>
    <w:p w14:paraId="767B4996"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操作表如表3.2.</w:t>
      </w:r>
      <w:r>
        <w:rPr>
          <w:rFonts w:ascii="宋体" w:eastAsia="宋体" w:hAnsi="宋体" w:hint="eastAsia"/>
          <w:b/>
          <w:bCs/>
          <w:szCs w:val="21"/>
          <w:lang w:eastAsia="zh"/>
        </w:rPr>
        <w:t>7</w:t>
      </w:r>
      <w:r>
        <w:rPr>
          <w:rFonts w:ascii="宋体" w:eastAsia="宋体" w:hAnsi="宋体" w:hint="eastAsia"/>
          <w:b/>
          <w:bCs/>
          <w:szCs w:val="21"/>
        </w:rPr>
        <w:t>所示：</w:t>
      </w:r>
    </w:p>
    <w:p w14:paraId="44DF1C08"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lang w:eastAsia="zh"/>
        </w:rPr>
        <w:t>7</w:t>
      </w:r>
      <w:r>
        <w:rPr>
          <w:rFonts w:ascii="宋体" w:eastAsia="宋体" w:hAnsi="宋体"/>
          <w:szCs w:val="21"/>
        </w:rPr>
        <w:t xml:space="preserve"> </w:t>
      </w:r>
      <w:proofErr w:type="spellStart"/>
      <w:r>
        <w:rPr>
          <w:rFonts w:ascii="宋体" w:eastAsia="宋体" w:hAnsi="宋体" w:hint="eastAsia"/>
          <w:szCs w:val="21"/>
          <w:lang w:eastAsia="zh"/>
        </w:rPr>
        <w:t>OrderDetail</w:t>
      </w:r>
      <w:proofErr w:type="spellEnd"/>
      <w:r>
        <w:rPr>
          <w:rFonts w:ascii="宋体" w:eastAsia="宋体" w:hAnsi="宋体" w:hint="eastAsia"/>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2"/>
        <w:gridCol w:w="2566"/>
        <w:gridCol w:w="1866"/>
      </w:tblGrid>
      <w:tr w:rsidR="00E754D6" w14:paraId="527A37E1"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31EB4E06" w14:textId="77777777" w:rsidR="00E754D6" w:rsidRDefault="00000000">
            <w:pPr>
              <w:spacing w:line="360" w:lineRule="auto"/>
              <w:jc w:val="center"/>
              <w:rPr>
                <w:rFonts w:ascii="宋体" w:eastAsia="宋体" w:hAnsi="宋体"/>
                <w:szCs w:val="21"/>
              </w:rPr>
            </w:pPr>
            <w:r>
              <w:rPr>
                <w:rFonts w:ascii="宋体" w:eastAsia="宋体" w:hAnsi="宋体" w:hint="eastAsia"/>
                <w:szCs w:val="21"/>
              </w:rPr>
              <w:t>操作名称</w:t>
            </w:r>
          </w:p>
        </w:tc>
        <w:tc>
          <w:tcPr>
            <w:tcW w:w="2566" w:type="dxa"/>
            <w:tcBorders>
              <w:top w:val="single" w:sz="4" w:space="0" w:color="auto"/>
              <w:left w:val="single" w:sz="4" w:space="0" w:color="auto"/>
              <w:bottom w:val="single" w:sz="4" w:space="0" w:color="auto"/>
              <w:right w:val="single" w:sz="4" w:space="0" w:color="auto"/>
            </w:tcBorders>
          </w:tcPr>
          <w:p w14:paraId="27780555" w14:textId="77777777" w:rsidR="00E754D6" w:rsidRDefault="00000000">
            <w:pPr>
              <w:spacing w:line="360" w:lineRule="auto"/>
              <w:jc w:val="center"/>
              <w:rPr>
                <w:rFonts w:ascii="宋体" w:eastAsia="宋体" w:hAnsi="宋体"/>
                <w:szCs w:val="21"/>
              </w:rPr>
            </w:pPr>
            <w:r>
              <w:rPr>
                <w:rFonts w:ascii="宋体" w:eastAsia="宋体" w:hAnsi="宋体" w:hint="eastAsia"/>
                <w:szCs w:val="21"/>
              </w:rPr>
              <w:t>函数名</w:t>
            </w:r>
          </w:p>
        </w:tc>
        <w:tc>
          <w:tcPr>
            <w:tcW w:w="1866" w:type="dxa"/>
            <w:tcBorders>
              <w:top w:val="single" w:sz="4" w:space="0" w:color="auto"/>
              <w:left w:val="single" w:sz="4" w:space="0" w:color="auto"/>
              <w:bottom w:val="single" w:sz="4" w:space="0" w:color="auto"/>
              <w:right w:val="single" w:sz="4" w:space="0" w:color="auto"/>
            </w:tcBorders>
          </w:tcPr>
          <w:p w14:paraId="5B7D70BF"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proofErr w:type="gramStart"/>
            <w:r>
              <w:rPr>
                <w:rFonts w:ascii="宋体" w:eastAsia="宋体" w:hAnsi="宋体" w:hint="eastAsia"/>
                <w:szCs w:val="21"/>
              </w:rPr>
              <w:t>值类型</w:t>
            </w:r>
            <w:proofErr w:type="gramEnd"/>
          </w:p>
        </w:tc>
      </w:tr>
      <w:tr w:rsidR="00E754D6" w14:paraId="105F349E"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35A36199" w14:textId="77777777" w:rsidR="00E754D6" w:rsidRDefault="00000000">
            <w:pPr>
              <w:spacing w:line="360" w:lineRule="auto"/>
              <w:jc w:val="center"/>
              <w:rPr>
                <w:rFonts w:ascii="宋体" w:eastAsia="宋体" w:hAnsi="宋体"/>
                <w:szCs w:val="21"/>
              </w:rPr>
            </w:pPr>
            <w:r>
              <w:rPr>
                <w:rFonts w:ascii="宋体" w:eastAsia="宋体" w:hAnsi="宋体" w:hint="eastAsia"/>
                <w:szCs w:val="21"/>
              </w:rPr>
              <w:lastRenderedPageBreak/>
              <w:t>设置</w:t>
            </w:r>
            <w:r>
              <w:rPr>
                <w:rFonts w:ascii="宋体" w:eastAsia="宋体" w:hAnsi="宋体" w:hint="eastAsia"/>
                <w:szCs w:val="21"/>
                <w:lang w:eastAsia="zh"/>
              </w:rPr>
              <w:t>订单详情</w:t>
            </w:r>
            <w:r>
              <w:rPr>
                <w:rFonts w:ascii="宋体" w:eastAsia="宋体" w:hAnsi="宋体"/>
                <w:szCs w:val="21"/>
              </w:rPr>
              <w:t>ID</w:t>
            </w:r>
          </w:p>
        </w:tc>
        <w:tc>
          <w:tcPr>
            <w:tcW w:w="2566" w:type="dxa"/>
            <w:tcBorders>
              <w:top w:val="single" w:sz="4" w:space="0" w:color="auto"/>
              <w:left w:val="single" w:sz="4" w:space="0" w:color="auto"/>
              <w:bottom w:val="single" w:sz="4" w:space="0" w:color="auto"/>
              <w:right w:val="single" w:sz="4" w:space="0" w:color="auto"/>
            </w:tcBorders>
          </w:tcPr>
          <w:p w14:paraId="1596440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setOrder</w:t>
            </w:r>
            <w:r>
              <w:rPr>
                <w:rFonts w:ascii="宋体" w:eastAsia="宋体" w:hAnsi="宋体" w:hint="eastAsia"/>
                <w:szCs w:val="21"/>
                <w:lang w:eastAsia="zh"/>
              </w:rPr>
              <w:t>Detail</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1866" w:type="dxa"/>
            <w:tcBorders>
              <w:top w:val="single" w:sz="4" w:space="0" w:color="auto"/>
              <w:left w:val="single" w:sz="4" w:space="0" w:color="auto"/>
              <w:bottom w:val="single" w:sz="4" w:space="0" w:color="auto"/>
              <w:right w:val="single" w:sz="4" w:space="0" w:color="auto"/>
            </w:tcBorders>
          </w:tcPr>
          <w:p w14:paraId="69C23941"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57D6B776"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1C7B9C3C"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订单详情</w:t>
            </w:r>
            <w:r>
              <w:rPr>
                <w:rFonts w:ascii="宋体" w:eastAsia="宋体" w:hAnsi="宋体"/>
                <w:szCs w:val="21"/>
              </w:rPr>
              <w:t>ID</w:t>
            </w:r>
          </w:p>
        </w:tc>
        <w:tc>
          <w:tcPr>
            <w:tcW w:w="2566" w:type="dxa"/>
            <w:tcBorders>
              <w:top w:val="single" w:sz="4" w:space="0" w:color="auto"/>
              <w:left w:val="single" w:sz="4" w:space="0" w:color="auto"/>
              <w:bottom w:val="single" w:sz="4" w:space="0" w:color="auto"/>
              <w:right w:val="single" w:sz="4" w:space="0" w:color="auto"/>
            </w:tcBorders>
          </w:tcPr>
          <w:p w14:paraId="5DAF8D7A"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szCs w:val="21"/>
              </w:rPr>
              <w:t>getOrder</w:t>
            </w:r>
            <w:r>
              <w:rPr>
                <w:rFonts w:ascii="宋体" w:eastAsia="宋体" w:hAnsi="宋体" w:hint="eastAsia"/>
                <w:szCs w:val="21"/>
                <w:lang w:eastAsia="zh"/>
              </w:rPr>
              <w:t>Detail</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1866" w:type="dxa"/>
            <w:tcBorders>
              <w:top w:val="single" w:sz="4" w:space="0" w:color="auto"/>
              <w:left w:val="single" w:sz="4" w:space="0" w:color="auto"/>
              <w:bottom w:val="single" w:sz="4" w:space="0" w:color="auto"/>
              <w:right w:val="single" w:sz="4" w:space="0" w:color="auto"/>
            </w:tcBorders>
          </w:tcPr>
          <w:p w14:paraId="79D1C572"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06CCF64B" w14:textId="77777777">
        <w:trPr>
          <w:jc w:val="center"/>
        </w:trPr>
        <w:tc>
          <w:tcPr>
            <w:tcW w:w="2012" w:type="dxa"/>
            <w:tcBorders>
              <w:top w:val="single" w:sz="4" w:space="0" w:color="auto"/>
              <w:left w:val="single" w:sz="4" w:space="0" w:color="auto"/>
              <w:bottom w:val="single" w:sz="4" w:space="0" w:color="auto"/>
              <w:right w:val="single" w:sz="4" w:space="0" w:color="auto"/>
            </w:tcBorders>
          </w:tcPr>
          <w:p w14:paraId="5E630F95"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返回关联订单ID</w:t>
            </w:r>
          </w:p>
        </w:tc>
        <w:tc>
          <w:tcPr>
            <w:tcW w:w="2566" w:type="dxa"/>
            <w:tcBorders>
              <w:top w:val="single" w:sz="4" w:space="0" w:color="auto"/>
              <w:left w:val="single" w:sz="4" w:space="0" w:color="auto"/>
              <w:bottom w:val="single" w:sz="4" w:space="0" w:color="auto"/>
              <w:right w:val="single" w:sz="4" w:space="0" w:color="auto"/>
            </w:tcBorders>
          </w:tcPr>
          <w:p w14:paraId="7284F2A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getOrderID</w:t>
            </w:r>
            <w:proofErr w:type="spellEnd"/>
            <w:r>
              <w:rPr>
                <w:rFonts w:ascii="宋体" w:eastAsia="宋体" w:hAnsi="宋体"/>
                <w:szCs w:val="21"/>
              </w:rPr>
              <w:t>(</w:t>
            </w:r>
            <w:proofErr w:type="gramEnd"/>
            <w:r>
              <w:rPr>
                <w:rFonts w:ascii="宋体" w:eastAsia="宋体" w:hAnsi="宋体"/>
                <w:szCs w:val="21"/>
              </w:rPr>
              <w:t>)</w:t>
            </w:r>
          </w:p>
        </w:tc>
        <w:tc>
          <w:tcPr>
            <w:tcW w:w="1866" w:type="dxa"/>
            <w:tcBorders>
              <w:top w:val="single" w:sz="4" w:space="0" w:color="auto"/>
              <w:left w:val="single" w:sz="4" w:space="0" w:color="auto"/>
              <w:bottom w:val="single" w:sz="4" w:space="0" w:color="auto"/>
              <w:right w:val="single" w:sz="4" w:space="0" w:color="auto"/>
            </w:tcBorders>
          </w:tcPr>
          <w:p w14:paraId="19E234A2"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r w:rsidR="00E754D6" w14:paraId="4922D91F" w14:textId="77777777">
        <w:trPr>
          <w:jc w:val="center"/>
        </w:trPr>
        <w:tc>
          <w:tcPr>
            <w:tcW w:w="2012" w:type="dxa"/>
          </w:tcPr>
          <w:p w14:paraId="57A277C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rPr>
              <w:t>返回</w:t>
            </w:r>
            <w:r>
              <w:rPr>
                <w:rFonts w:ascii="宋体" w:eastAsia="宋体" w:hAnsi="宋体" w:hint="eastAsia"/>
                <w:szCs w:val="21"/>
                <w:lang w:eastAsia="zh"/>
              </w:rPr>
              <w:t>菜品ID</w:t>
            </w:r>
          </w:p>
        </w:tc>
        <w:tc>
          <w:tcPr>
            <w:tcW w:w="2566" w:type="dxa"/>
          </w:tcPr>
          <w:p w14:paraId="0734F977"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getDishID</w:t>
            </w:r>
            <w:proofErr w:type="spellEnd"/>
            <w:r>
              <w:rPr>
                <w:rFonts w:ascii="宋体" w:eastAsia="宋体" w:hAnsi="宋体"/>
                <w:szCs w:val="21"/>
              </w:rPr>
              <w:t>(</w:t>
            </w:r>
            <w:proofErr w:type="gramEnd"/>
            <w:r>
              <w:rPr>
                <w:rFonts w:ascii="宋体" w:eastAsia="宋体" w:hAnsi="宋体"/>
                <w:szCs w:val="21"/>
              </w:rPr>
              <w:t>)</w:t>
            </w:r>
          </w:p>
        </w:tc>
        <w:tc>
          <w:tcPr>
            <w:tcW w:w="1866" w:type="dxa"/>
          </w:tcPr>
          <w:p w14:paraId="17EBCAF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r w:rsidR="00E754D6" w14:paraId="71CFB1BB" w14:textId="77777777">
        <w:trPr>
          <w:jc w:val="center"/>
        </w:trPr>
        <w:tc>
          <w:tcPr>
            <w:tcW w:w="2012" w:type="dxa"/>
          </w:tcPr>
          <w:p w14:paraId="5D726DF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返回菜品单价</w:t>
            </w:r>
          </w:p>
        </w:tc>
        <w:tc>
          <w:tcPr>
            <w:tcW w:w="2566" w:type="dxa"/>
          </w:tcPr>
          <w:p w14:paraId="73BC0926"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lang w:eastAsia="zh"/>
              </w:rPr>
              <w:t>Dish</w:t>
            </w:r>
            <w:r>
              <w:rPr>
                <w:rFonts w:ascii="宋体" w:eastAsia="宋体" w:hAnsi="宋体"/>
                <w:szCs w:val="21"/>
              </w:rPr>
              <w:t>Price</w:t>
            </w:r>
            <w:proofErr w:type="spellEnd"/>
            <w:r>
              <w:rPr>
                <w:rFonts w:ascii="宋体" w:eastAsia="宋体" w:hAnsi="宋体"/>
                <w:szCs w:val="21"/>
              </w:rPr>
              <w:t>(</w:t>
            </w:r>
            <w:proofErr w:type="gramEnd"/>
            <w:r>
              <w:rPr>
                <w:rFonts w:ascii="宋体" w:eastAsia="宋体" w:hAnsi="宋体"/>
                <w:szCs w:val="21"/>
              </w:rPr>
              <w:t>)</w:t>
            </w:r>
          </w:p>
        </w:tc>
        <w:tc>
          <w:tcPr>
            <w:tcW w:w="1866" w:type="dxa"/>
          </w:tcPr>
          <w:p w14:paraId="3F81161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r w:rsidR="00E754D6" w14:paraId="663D43D9" w14:textId="77777777">
        <w:trPr>
          <w:jc w:val="center"/>
        </w:trPr>
        <w:tc>
          <w:tcPr>
            <w:tcW w:w="2012" w:type="dxa"/>
          </w:tcPr>
          <w:p w14:paraId="0CD705D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设置菜品数量</w:t>
            </w:r>
          </w:p>
        </w:tc>
        <w:tc>
          <w:tcPr>
            <w:tcW w:w="2566" w:type="dxa"/>
          </w:tcPr>
          <w:p w14:paraId="44BE629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lang w:eastAsia="zh"/>
              </w:rPr>
              <w:t>setDishNum</w:t>
            </w:r>
            <w:proofErr w:type="spellEnd"/>
            <w:r>
              <w:rPr>
                <w:rFonts w:ascii="宋体" w:eastAsia="宋体" w:hAnsi="宋体"/>
                <w:szCs w:val="21"/>
              </w:rPr>
              <w:t>(</w:t>
            </w:r>
            <w:proofErr w:type="gramEnd"/>
            <w:r>
              <w:rPr>
                <w:rFonts w:ascii="宋体" w:eastAsia="宋体" w:hAnsi="宋体"/>
                <w:szCs w:val="21"/>
              </w:rPr>
              <w:t>)</w:t>
            </w:r>
          </w:p>
        </w:tc>
        <w:tc>
          <w:tcPr>
            <w:tcW w:w="1866" w:type="dxa"/>
          </w:tcPr>
          <w:p w14:paraId="381232E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1838A0A7" w14:textId="77777777">
        <w:trPr>
          <w:jc w:val="center"/>
        </w:trPr>
        <w:tc>
          <w:tcPr>
            <w:tcW w:w="2012" w:type="dxa"/>
          </w:tcPr>
          <w:p w14:paraId="46AA2ACA"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返回菜品数量</w:t>
            </w:r>
          </w:p>
        </w:tc>
        <w:tc>
          <w:tcPr>
            <w:tcW w:w="2566" w:type="dxa"/>
          </w:tcPr>
          <w:p w14:paraId="71904A0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w:t>
            </w:r>
            <w:r>
              <w:rPr>
                <w:rFonts w:ascii="宋体" w:eastAsia="宋体" w:hAnsi="宋体" w:hint="eastAsia"/>
                <w:szCs w:val="21"/>
                <w:lang w:eastAsia="zh"/>
              </w:rPr>
              <w:t>t</w:t>
            </w:r>
            <w:r>
              <w:rPr>
                <w:rFonts w:ascii="宋体" w:eastAsia="宋体" w:hAnsi="宋体"/>
                <w:szCs w:val="21"/>
              </w:rPr>
              <w:t>OrderNote</w:t>
            </w:r>
            <w:proofErr w:type="spellEnd"/>
            <w:r>
              <w:rPr>
                <w:rFonts w:ascii="宋体" w:eastAsia="宋体" w:hAnsi="宋体"/>
                <w:szCs w:val="21"/>
              </w:rPr>
              <w:t>(</w:t>
            </w:r>
            <w:proofErr w:type="gramEnd"/>
            <w:r>
              <w:rPr>
                <w:rFonts w:ascii="宋体" w:eastAsia="宋体" w:hAnsi="宋体"/>
                <w:szCs w:val="21"/>
              </w:rPr>
              <w:t>)</w:t>
            </w:r>
          </w:p>
        </w:tc>
        <w:tc>
          <w:tcPr>
            <w:tcW w:w="1866" w:type="dxa"/>
          </w:tcPr>
          <w:p w14:paraId="33816660"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int</w:t>
            </w:r>
          </w:p>
        </w:tc>
      </w:tr>
    </w:tbl>
    <w:p w14:paraId="6172408B" w14:textId="77777777" w:rsidR="00E754D6" w:rsidRDefault="00E754D6">
      <w:pPr>
        <w:spacing w:line="360" w:lineRule="auto"/>
        <w:jc w:val="left"/>
        <w:rPr>
          <w:rFonts w:ascii="宋体" w:eastAsia="宋体" w:hAnsi="宋体"/>
          <w:b/>
          <w:bCs/>
          <w:szCs w:val="21"/>
        </w:rPr>
      </w:pPr>
    </w:p>
    <w:p w14:paraId="4E041B9E"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b/>
          <w:bCs/>
          <w:szCs w:val="21"/>
        </w:rPr>
        <w:t>Comment</w:t>
      </w:r>
      <w:r>
        <w:rPr>
          <w:rFonts w:ascii="宋体" w:eastAsia="宋体" w:hAnsi="宋体" w:hint="eastAsia"/>
          <w:b/>
          <w:bCs/>
          <w:szCs w:val="21"/>
        </w:rPr>
        <w:t>(</w:t>
      </w:r>
      <w:r>
        <w:rPr>
          <w:rFonts w:ascii="宋体" w:eastAsia="宋体" w:hAnsi="宋体"/>
          <w:b/>
          <w:bCs/>
          <w:szCs w:val="21"/>
        </w:rPr>
        <w:t>评论类</w:t>
      </w:r>
      <w:r>
        <w:rPr>
          <w:rFonts w:ascii="宋体" w:eastAsia="宋体" w:hAnsi="宋体" w:hint="eastAsia"/>
          <w:b/>
          <w:bCs/>
          <w:szCs w:val="21"/>
        </w:rPr>
        <w:t>)</w:t>
      </w:r>
    </w:p>
    <w:p w14:paraId="0EA4484E"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Pr>
          <w:rFonts w:ascii="宋体" w:eastAsia="宋体" w:hAnsi="宋体" w:hint="eastAsia"/>
          <w:b/>
          <w:bCs/>
          <w:szCs w:val="21"/>
          <w:lang w:eastAsia="zh"/>
        </w:rPr>
        <w:t>8</w:t>
      </w:r>
      <w:r>
        <w:rPr>
          <w:rFonts w:ascii="宋体" w:eastAsia="宋体" w:hAnsi="宋体" w:hint="eastAsia"/>
          <w:b/>
          <w:bCs/>
          <w:szCs w:val="21"/>
        </w:rPr>
        <w:t>所示：</w:t>
      </w:r>
    </w:p>
    <w:p w14:paraId="4F768BE3" w14:textId="77777777" w:rsidR="00E754D6" w:rsidRDefault="00000000">
      <w:pPr>
        <w:spacing w:line="360" w:lineRule="auto"/>
        <w:jc w:val="center"/>
        <w:rPr>
          <w:rFonts w:ascii="宋体" w:eastAsia="宋体" w:hAnsi="宋体"/>
          <w:szCs w:val="21"/>
        </w:rPr>
      </w:pPr>
      <w:r>
        <w:rPr>
          <w:rFonts w:ascii="宋体" w:eastAsia="宋体" w:hAnsi="宋体" w:hint="eastAsia"/>
          <w:szCs w:val="21"/>
        </w:rPr>
        <w:tab/>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lang w:eastAsia="zh"/>
        </w:rPr>
        <w:t>8</w:t>
      </w:r>
      <w:r>
        <w:rPr>
          <w:rFonts w:ascii="宋体" w:eastAsia="宋体" w:hAnsi="宋体"/>
          <w:szCs w:val="21"/>
        </w:rPr>
        <w:t xml:space="preserve"> </w:t>
      </w:r>
      <w:r>
        <w:rPr>
          <w:rFonts w:ascii="宋体" w:eastAsia="宋体" w:hAnsi="宋体" w:hint="eastAsia"/>
          <w:szCs w:val="21"/>
        </w:rPr>
        <w:t>Comment类操作表</w:t>
      </w:r>
    </w:p>
    <w:p w14:paraId="11E15C1C" w14:textId="77777777" w:rsidR="00E754D6" w:rsidRDefault="00E754D6">
      <w:pPr>
        <w:spacing w:line="360" w:lineRule="auto"/>
        <w:jc w:val="center"/>
        <w:rPr>
          <w:rFonts w:ascii="宋体" w:eastAsia="宋体" w:hAnsi="宋体"/>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539"/>
        <w:gridCol w:w="2073"/>
      </w:tblGrid>
      <w:tr w:rsidR="00E754D6" w14:paraId="1C8E677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D974D15" w14:textId="77777777" w:rsidR="00E754D6" w:rsidRDefault="00000000">
            <w:pPr>
              <w:spacing w:line="360" w:lineRule="auto"/>
              <w:jc w:val="center"/>
              <w:rPr>
                <w:rFonts w:ascii="宋体" w:eastAsia="宋体" w:hAnsi="宋体"/>
                <w:szCs w:val="21"/>
              </w:rPr>
            </w:pPr>
            <w:r>
              <w:rPr>
                <w:rFonts w:ascii="宋体" w:eastAsia="宋体" w:hAnsi="宋体" w:hint="eastAsia"/>
                <w:szCs w:val="21"/>
              </w:rPr>
              <w:t>操作名称</w:t>
            </w:r>
          </w:p>
        </w:tc>
        <w:tc>
          <w:tcPr>
            <w:tcW w:w="2539" w:type="dxa"/>
            <w:tcBorders>
              <w:top w:val="single" w:sz="4" w:space="0" w:color="auto"/>
              <w:left w:val="single" w:sz="4" w:space="0" w:color="auto"/>
              <w:bottom w:val="single" w:sz="4" w:space="0" w:color="auto"/>
              <w:right w:val="single" w:sz="4" w:space="0" w:color="auto"/>
            </w:tcBorders>
          </w:tcPr>
          <w:p w14:paraId="0074C6DF" w14:textId="77777777" w:rsidR="00E754D6" w:rsidRDefault="00000000">
            <w:pPr>
              <w:spacing w:line="360" w:lineRule="auto"/>
              <w:jc w:val="center"/>
              <w:rPr>
                <w:rFonts w:ascii="宋体" w:eastAsia="宋体" w:hAnsi="宋体"/>
                <w:szCs w:val="21"/>
              </w:rPr>
            </w:pPr>
            <w:r>
              <w:rPr>
                <w:rFonts w:ascii="宋体" w:eastAsia="宋体" w:hAnsi="宋体" w:hint="eastAsia"/>
                <w:szCs w:val="21"/>
              </w:rPr>
              <w:t>函数名</w:t>
            </w:r>
          </w:p>
        </w:tc>
        <w:tc>
          <w:tcPr>
            <w:tcW w:w="2073" w:type="dxa"/>
            <w:tcBorders>
              <w:top w:val="single" w:sz="4" w:space="0" w:color="auto"/>
              <w:left w:val="single" w:sz="4" w:space="0" w:color="auto"/>
              <w:bottom w:val="single" w:sz="4" w:space="0" w:color="auto"/>
              <w:right w:val="single" w:sz="4" w:space="0" w:color="auto"/>
            </w:tcBorders>
          </w:tcPr>
          <w:p w14:paraId="1AFDFAE2"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proofErr w:type="gramStart"/>
            <w:r>
              <w:rPr>
                <w:rFonts w:ascii="宋体" w:eastAsia="宋体" w:hAnsi="宋体" w:hint="eastAsia"/>
                <w:szCs w:val="21"/>
              </w:rPr>
              <w:t>值类型</w:t>
            </w:r>
            <w:proofErr w:type="gramEnd"/>
          </w:p>
        </w:tc>
      </w:tr>
      <w:tr w:rsidR="00E754D6" w14:paraId="6A11FCE0"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E247B37" w14:textId="77777777" w:rsidR="00E754D6" w:rsidRDefault="00000000">
            <w:pPr>
              <w:spacing w:line="360" w:lineRule="auto"/>
              <w:jc w:val="center"/>
              <w:rPr>
                <w:rFonts w:ascii="宋体" w:eastAsia="宋体" w:hAnsi="宋体"/>
                <w:szCs w:val="21"/>
              </w:rPr>
            </w:pPr>
            <w:r>
              <w:rPr>
                <w:rFonts w:ascii="宋体" w:eastAsia="宋体" w:hAnsi="宋体" w:hint="eastAsia"/>
                <w:szCs w:val="21"/>
              </w:rPr>
              <w:t>发表评论</w:t>
            </w:r>
          </w:p>
        </w:tc>
        <w:tc>
          <w:tcPr>
            <w:tcW w:w="2539" w:type="dxa"/>
            <w:tcBorders>
              <w:top w:val="single" w:sz="4" w:space="0" w:color="auto"/>
              <w:left w:val="single" w:sz="4" w:space="0" w:color="auto"/>
              <w:bottom w:val="single" w:sz="4" w:space="0" w:color="auto"/>
              <w:right w:val="single" w:sz="4" w:space="0" w:color="auto"/>
            </w:tcBorders>
          </w:tcPr>
          <w:p w14:paraId="7897BE89"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publish</w:t>
            </w:r>
            <w:r>
              <w:rPr>
                <w:rFonts w:ascii="宋体" w:eastAsia="宋体" w:hAnsi="宋体" w:hint="eastAsia"/>
                <w:szCs w:val="21"/>
              </w:rPr>
              <w:t>Comment</w:t>
            </w:r>
            <w:proofErr w:type="spellEnd"/>
            <w:r>
              <w:rPr>
                <w:rFonts w:ascii="宋体" w:eastAsia="宋体" w:hAnsi="宋体" w:hint="eastAsia"/>
                <w:szCs w:val="21"/>
              </w:rPr>
              <w:t>(</w:t>
            </w:r>
            <w:proofErr w:type="gramEnd"/>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70759640"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4D71DDA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F1EFF4E" w14:textId="77777777" w:rsidR="00E754D6" w:rsidRDefault="00000000">
            <w:pPr>
              <w:spacing w:line="360" w:lineRule="auto"/>
              <w:jc w:val="center"/>
              <w:rPr>
                <w:rFonts w:ascii="宋体" w:eastAsia="宋体" w:hAnsi="宋体"/>
                <w:szCs w:val="21"/>
              </w:rPr>
            </w:pPr>
            <w:r>
              <w:rPr>
                <w:rFonts w:ascii="宋体" w:eastAsia="宋体" w:hAnsi="宋体" w:hint="eastAsia"/>
                <w:szCs w:val="21"/>
              </w:rPr>
              <w:t>删除评论</w:t>
            </w:r>
          </w:p>
        </w:tc>
        <w:tc>
          <w:tcPr>
            <w:tcW w:w="2539" w:type="dxa"/>
            <w:tcBorders>
              <w:top w:val="single" w:sz="4" w:space="0" w:color="auto"/>
              <w:left w:val="single" w:sz="4" w:space="0" w:color="auto"/>
              <w:bottom w:val="single" w:sz="4" w:space="0" w:color="auto"/>
              <w:right w:val="single" w:sz="4" w:space="0" w:color="auto"/>
            </w:tcBorders>
          </w:tcPr>
          <w:p w14:paraId="73353CA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delete</w:t>
            </w:r>
            <w:r>
              <w:rPr>
                <w:rFonts w:ascii="宋体" w:eastAsia="宋体" w:hAnsi="宋体" w:hint="eastAsia"/>
                <w:szCs w:val="21"/>
              </w:rPr>
              <w:t>Comment</w:t>
            </w:r>
            <w:proofErr w:type="spellEnd"/>
            <w:r>
              <w:rPr>
                <w:rFonts w:ascii="宋体" w:eastAsia="宋体" w:hAnsi="宋体" w:hint="eastAsia"/>
                <w:szCs w:val="21"/>
              </w:rPr>
              <w:t>(</w:t>
            </w:r>
            <w:proofErr w:type="gramEnd"/>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5C65EE3F" w14:textId="77777777" w:rsidR="00E754D6" w:rsidRDefault="00000000">
            <w:pPr>
              <w:spacing w:line="360" w:lineRule="auto"/>
              <w:jc w:val="center"/>
              <w:rPr>
                <w:rFonts w:ascii="宋体" w:eastAsia="宋体" w:hAnsi="宋体"/>
                <w:szCs w:val="21"/>
              </w:rPr>
            </w:pPr>
            <w:r>
              <w:rPr>
                <w:rFonts w:ascii="宋体" w:eastAsia="宋体" w:hAnsi="宋体"/>
                <w:szCs w:val="21"/>
              </w:rPr>
              <w:t>bool</w:t>
            </w:r>
          </w:p>
        </w:tc>
      </w:tr>
      <w:tr w:rsidR="00E754D6" w14:paraId="018238F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450FF5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设置评论ID</w:t>
            </w:r>
          </w:p>
        </w:tc>
        <w:tc>
          <w:tcPr>
            <w:tcW w:w="2539" w:type="dxa"/>
            <w:tcBorders>
              <w:top w:val="single" w:sz="4" w:space="0" w:color="auto"/>
              <w:left w:val="single" w:sz="4" w:space="0" w:color="auto"/>
              <w:bottom w:val="single" w:sz="4" w:space="0" w:color="auto"/>
              <w:right w:val="single" w:sz="4" w:space="0" w:color="auto"/>
            </w:tcBorders>
          </w:tcPr>
          <w:p w14:paraId="525FDAB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rPr>
              <w:t>Comment</w:t>
            </w:r>
            <w:r>
              <w:rPr>
                <w:rFonts w:ascii="宋体" w:eastAsia="宋体" w:hAnsi="宋体"/>
                <w:szCs w:val="21"/>
              </w:rPr>
              <w:t>ID</w:t>
            </w:r>
            <w:proofErr w:type="spellEnd"/>
            <w:r>
              <w:rPr>
                <w:rFonts w:ascii="宋体" w:eastAsia="宋体" w:hAnsi="宋体" w:hint="eastAsia"/>
                <w:szCs w:val="21"/>
              </w:rPr>
              <w:t>(</w:t>
            </w:r>
            <w:proofErr w:type="gramEnd"/>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42563D80"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61ABF351"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BD0DB15"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返回评论ID</w:t>
            </w:r>
          </w:p>
        </w:tc>
        <w:tc>
          <w:tcPr>
            <w:tcW w:w="2539" w:type="dxa"/>
            <w:tcBorders>
              <w:top w:val="single" w:sz="4" w:space="0" w:color="auto"/>
              <w:left w:val="single" w:sz="4" w:space="0" w:color="auto"/>
              <w:bottom w:val="single" w:sz="4" w:space="0" w:color="auto"/>
              <w:right w:val="single" w:sz="4" w:space="0" w:color="auto"/>
            </w:tcBorders>
          </w:tcPr>
          <w:p w14:paraId="1671B609"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rPr>
              <w:t>Comment</w:t>
            </w:r>
            <w:r>
              <w:rPr>
                <w:rFonts w:ascii="宋体" w:eastAsia="宋体" w:hAnsi="宋体"/>
                <w:szCs w:val="21"/>
              </w:rPr>
              <w:t>ID</w:t>
            </w:r>
            <w:proofErr w:type="spellEnd"/>
            <w:r>
              <w:rPr>
                <w:rFonts w:ascii="宋体" w:eastAsia="宋体" w:hAnsi="宋体" w:hint="eastAsia"/>
                <w:szCs w:val="21"/>
              </w:rPr>
              <w:t>(</w:t>
            </w:r>
            <w:proofErr w:type="gramEnd"/>
            <w:r>
              <w:rPr>
                <w:rFonts w:ascii="宋体" w:eastAsia="宋体" w:hAnsi="宋体" w:hint="eastAsia"/>
                <w:szCs w:val="21"/>
              </w:rPr>
              <w:t>)</w:t>
            </w:r>
          </w:p>
        </w:tc>
        <w:tc>
          <w:tcPr>
            <w:tcW w:w="2073" w:type="dxa"/>
            <w:tcBorders>
              <w:top w:val="single" w:sz="4" w:space="0" w:color="auto"/>
              <w:left w:val="single" w:sz="4" w:space="0" w:color="auto"/>
              <w:bottom w:val="single" w:sz="4" w:space="0" w:color="auto"/>
              <w:right w:val="single" w:sz="4" w:space="0" w:color="auto"/>
            </w:tcBorders>
          </w:tcPr>
          <w:p w14:paraId="23612A99"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75BA4603"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CA24C0F"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顾客</w:t>
            </w:r>
            <w:r>
              <w:rPr>
                <w:rFonts w:ascii="宋体" w:eastAsia="宋体" w:hAnsi="宋体" w:hint="eastAsia"/>
                <w:szCs w:val="21"/>
              </w:rPr>
              <w:t>ID</w:t>
            </w:r>
          </w:p>
        </w:tc>
        <w:tc>
          <w:tcPr>
            <w:tcW w:w="2539" w:type="dxa"/>
            <w:tcBorders>
              <w:top w:val="single" w:sz="4" w:space="0" w:color="auto"/>
              <w:left w:val="single" w:sz="4" w:space="0" w:color="auto"/>
              <w:bottom w:val="single" w:sz="4" w:space="0" w:color="auto"/>
              <w:right w:val="single" w:sz="4" w:space="0" w:color="auto"/>
            </w:tcBorders>
          </w:tcPr>
          <w:p w14:paraId="194CA8EE"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lang w:eastAsia="zh"/>
              </w:rPr>
              <w:t>User</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2CF95EE5"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38F56CE1"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61CE498"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顾客</w:t>
            </w:r>
            <w:r>
              <w:rPr>
                <w:rFonts w:ascii="宋体" w:eastAsia="宋体" w:hAnsi="宋体" w:hint="eastAsia"/>
                <w:szCs w:val="21"/>
              </w:rPr>
              <w:t>ID</w:t>
            </w:r>
          </w:p>
        </w:tc>
        <w:tc>
          <w:tcPr>
            <w:tcW w:w="2539" w:type="dxa"/>
            <w:tcBorders>
              <w:top w:val="single" w:sz="4" w:space="0" w:color="auto"/>
              <w:left w:val="single" w:sz="4" w:space="0" w:color="auto"/>
              <w:bottom w:val="single" w:sz="4" w:space="0" w:color="auto"/>
              <w:right w:val="single" w:sz="4" w:space="0" w:color="auto"/>
            </w:tcBorders>
          </w:tcPr>
          <w:p w14:paraId="1D7A464E"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lang w:eastAsia="zh"/>
              </w:rPr>
              <w:t>User</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76E7E2D1"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5167968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A5EBE71"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菜品</w:t>
            </w:r>
            <w:r>
              <w:rPr>
                <w:rFonts w:ascii="宋体" w:eastAsia="宋体" w:hAnsi="宋体" w:hint="eastAsia"/>
                <w:szCs w:val="21"/>
              </w:rPr>
              <w:t>ID</w:t>
            </w:r>
          </w:p>
        </w:tc>
        <w:tc>
          <w:tcPr>
            <w:tcW w:w="2539" w:type="dxa"/>
            <w:tcBorders>
              <w:top w:val="single" w:sz="4" w:space="0" w:color="auto"/>
              <w:left w:val="single" w:sz="4" w:space="0" w:color="auto"/>
              <w:bottom w:val="single" w:sz="4" w:space="0" w:color="auto"/>
              <w:right w:val="single" w:sz="4" w:space="0" w:color="auto"/>
            </w:tcBorders>
          </w:tcPr>
          <w:p w14:paraId="5FBCD28F"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w:t>
            </w:r>
            <w:r>
              <w:rPr>
                <w:rFonts w:ascii="宋体" w:eastAsia="宋体" w:hAnsi="宋体" w:hint="eastAsia"/>
                <w:szCs w:val="21"/>
              </w:rPr>
              <w:t>et</w:t>
            </w:r>
            <w:r>
              <w:rPr>
                <w:rFonts w:ascii="宋体" w:eastAsia="宋体" w:hAnsi="宋体" w:hint="eastAsia"/>
                <w:szCs w:val="21"/>
                <w:lang w:eastAsia="zh"/>
              </w:rPr>
              <w:t>Dish</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69E6AC29"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28C9441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E06BFFE"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菜品</w:t>
            </w:r>
            <w:r>
              <w:rPr>
                <w:rFonts w:ascii="宋体" w:eastAsia="宋体" w:hAnsi="宋体" w:hint="eastAsia"/>
                <w:szCs w:val="21"/>
              </w:rPr>
              <w:t>ID</w:t>
            </w:r>
          </w:p>
        </w:tc>
        <w:tc>
          <w:tcPr>
            <w:tcW w:w="2539" w:type="dxa"/>
            <w:tcBorders>
              <w:top w:val="single" w:sz="4" w:space="0" w:color="auto"/>
              <w:left w:val="single" w:sz="4" w:space="0" w:color="auto"/>
              <w:bottom w:val="single" w:sz="4" w:space="0" w:color="auto"/>
              <w:right w:val="single" w:sz="4" w:space="0" w:color="auto"/>
            </w:tcBorders>
          </w:tcPr>
          <w:p w14:paraId="34002BE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rPr>
              <w:t>get</w:t>
            </w:r>
            <w:r>
              <w:rPr>
                <w:rFonts w:ascii="宋体" w:eastAsia="宋体" w:hAnsi="宋体" w:hint="eastAsia"/>
                <w:szCs w:val="21"/>
                <w:lang w:eastAsia="zh"/>
              </w:rPr>
              <w:t>Dish</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05A1BC81"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2DAA9BA8"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C459B57"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设置发布时间</w:t>
            </w:r>
          </w:p>
        </w:tc>
        <w:tc>
          <w:tcPr>
            <w:tcW w:w="2539" w:type="dxa"/>
            <w:tcBorders>
              <w:top w:val="single" w:sz="4" w:space="0" w:color="auto"/>
              <w:left w:val="single" w:sz="4" w:space="0" w:color="auto"/>
              <w:bottom w:val="single" w:sz="4" w:space="0" w:color="auto"/>
              <w:right w:val="single" w:sz="4" w:space="0" w:color="auto"/>
            </w:tcBorders>
          </w:tcPr>
          <w:p w14:paraId="25653DE9"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lang w:eastAsia="zh"/>
              </w:rPr>
              <w:t>Comment</w:t>
            </w:r>
            <w:r>
              <w:rPr>
                <w:rFonts w:ascii="宋体" w:eastAsia="宋体" w:hAnsi="宋体"/>
                <w:szCs w:val="21"/>
              </w:rPr>
              <w:t>Time</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3804DD4D"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28526D03"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52236D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返回发布时间</w:t>
            </w:r>
          </w:p>
        </w:tc>
        <w:tc>
          <w:tcPr>
            <w:tcW w:w="2539" w:type="dxa"/>
            <w:tcBorders>
              <w:top w:val="single" w:sz="4" w:space="0" w:color="auto"/>
              <w:left w:val="single" w:sz="4" w:space="0" w:color="auto"/>
              <w:bottom w:val="single" w:sz="4" w:space="0" w:color="auto"/>
              <w:right w:val="single" w:sz="4" w:space="0" w:color="auto"/>
            </w:tcBorders>
          </w:tcPr>
          <w:p w14:paraId="0C9F133A"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lang w:eastAsia="zh"/>
              </w:rPr>
              <w:t>Comment</w:t>
            </w:r>
            <w:r>
              <w:rPr>
                <w:rFonts w:ascii="宋体" w:eastAsia="宋体" w:hAnsi="宋体"/>
                <w:szCs w:val="21"/>
              </w:rPr>
              <w:t>Time</w:t>
            </w:r>
            <w:proofErr w:type="spellEnd"/>
            <w:r>
              <w:rPr>
                <w:rFonts w:ascii="宋体" w:eastAsia="宋体" w:hAnsi="宋体"/>
                <w:szCs w:val="21"/>
              </w:rPr>
              <w:t>(</w:t>
            </w:r>
            <w:proofErr w:type="gramEnd"/>
            <w:r>
              <w:rPr>
                <w:rFonts w:ascii="宋体" w:eastAsia="宋体" w:hAnsi="宋体"/>
                <w:szCs w:val="21"/>
              </w:rPr>
              <w:t>)</w:t>
            </w:r>
          </w:p>
        </w:tc>
        <w:tc>
          <w:tcPr>
            <w:tcW w:w="2073" w:type="dxa"/>
            <w:tcBorders>
              <w:top w:val="single" w:sz="4" w:space="0" w:color="auto"/>
              <w:left w:val="single" w:sz="4" w:space="0" w:color="auto"/>
              <w:bottom w:val="single" w:sz="4" w:space="0" w:color="auto"/>
              <w:right w:val="single" w:sz="4" w:space="0" w:color="auto"/>
            </w:tcBorders>
          </w:tcPr>
          <w:p w14:paraId="4DB15D3B"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datetime</w:t>
            </w:r>
          </w:p>
        </w:tc>
      </w:tr>
      <w:tr w:rsidR="00E754D6" w14:paraId="21676389"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D2CD7FD"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点赞</w:t>
            </w:r>
          </w:p>
        </w:tc>
        <w:tc>
          <w:tcPr>
            <w:tcW w:w="2539" w:type="dxa"/>
            <w:tcBorders>
              <w:top w:val="single" w:sz="4" w:space="0" w:color="auto"/>
              <w:left w:val="single" w:sz="4" w:space="0" w:color="auto"/>
              <w:bottom w:val="single" w:sz="4" w:space="0" w:color="auto"/>
              <w:right w:val="single" w:sz="4" w:space="0" w:color="auto"/>
            </w:tcBorders>
          </w:tcPr>
          <w:p w14:paraId="3C670530"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addlike</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2073" w:type="dxa"/>
            <w:tcBorders>
              <w:top w:val="single" w:sz="4" w:space="0" w:color="auto"/>
              <w:left w:val="single" w:sz="4" w:space="0" w:color="auto"/>
              <w:bottom w:val="single" w:sz="4" w:space="0" w:color="auto"/>
              <w:right w:val="single" w:sz="4" w:space="0" w:color="auto"/>
            </w:tcBorders>
          </w:tcPr>
          <w:p w14:paraId="573EDB14"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052FD83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6624D5F"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取消点赞</w:t>
            </w:r>
          </w:p>
        </w:tc>
        <w:tc>
          <w:tcPr>
            <w:tcW w:w="2539" w:type="dxa"/>
            <w:tcBorders>
              <w:top w:val="single" w:sz="4" w:space="0" w:color="auto"/>
              <w:left w:val="single" w:sz="4" w:space="0" w:color="auto"/>
              <w:bottom w:val="single" w:sz="4" w:space="0" w:color="auto"/>
              <w:right w:val="single" w:sz="4" w:space="0" w:color="auto"/>
            </w:tcBorders>
          </w:tcPr>
          <w:p w14:paraId="543EFDBE"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deletelike</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2073" w:type="dxa"/>
            <w:tcBorders>
              <w:top w:val="single" w:sz="4" w:space="0" w:color="auto"/>
              <w:left w:val="single" w:sz="4" w:space="0" w:color="auto"/>
              <w:bottom w:val="single" w:sz="4" w:space="0" w:color="auto"/>
              <w:right w:val="single" w:sz="4" w:space="0" w:color="auto"/>
            </w:tcBorders>
          </w:tcPr>
          <w:p w14:paraId="0F993FC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582A43BC"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78738B6"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设置点赞人ID</w:t>
            </w:r>
          </w:p>
        </w:tc>
        <w:tc>
          <w:tcPr>
            <w:tcW w:w="2539" w:type="dxa"/>
            <w:tcBorders>
              <w:top w:val="single" w:sz="4" w:space="0" w:color="auto"/>
              <w:left w:val="single" w:sz="4" w:space="0" w:color="auto"/>
              <w:bottom w:val="single" w:sz="4" w:space="0" w:color="auto"/>
              <w:right w:val="single" w:sz="4" w:space="0" w:color="auto"/>
            </w:tcBorders>
          </w:tcPr>
          <w:p w14:paraId="39975976"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setLikePerson</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2073" w:type="dxa"/>
            <w:tcBorders>
              <w:top w:val="single" w:sz="4" w:space="0" w:color="auto"/>
              <w:left w:val="single" w:sz="4" w:space="0" w:color="auto"/>
              <w:bottom w:val="single" w:sz="4" w:space="0" w:color="auto"/>
              <w:right w:val="single" w:sz="4" w:space="0" w:color="auto"/>
            </w:tcBorders>
          </w:tcPr>
          <w:p w14:paraId="7E4FD84F"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bool</w:t>
            </w:r>
          </w:p>
        </w:tc>
      </w:tr>
      <w:tr w:rsidR="00E754D6" w14:paraId="43F8F0C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8757902"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返回点赞人ID</w:t>
            </w:r>
          </w:p>
        </w:tc>
        <w:tc>
          <w:tcPr>
            <w:tcW w:w="2539" w:type="dxa"/>
            <w:tcBorders>
              <w:top w:val="single" w:sz="4" w:space="0" w:color="auto"/>
              <w:left w:val="single" w:sz="4" w:space="0" w:color="auto"/>
              <w:bottom w:val="single" w:sz="4" w:space="0" w:color="auto"/>
              <w:right w:val="single" w:sz="4" w:space="0" w:color="auto"/>
            </w:tcBorders>
          </w:tcPr>
          <w:p w14:paraId="7DB02946" w14:textId="77777777" w:rsidR="00E754D6" w:rsidRDefault="00000000">
            <w:pPr>
              <w:spacing w:line="360" w:lineRule="auto"/>
              <w:jc w:val="center"/>
              <w:rPr>
                <w:rFonts w:ascii="宋体" w:eastAsia="宋体" w:hAnsi="宋体"/>
                <w:szCs w:val="21"/>
                <w:lang w:eastAsia="zh"/>
              </w:rPr>
            </w:pPr>
            <w:proofErr w:type="spellStart"/>
            <w:proofErr w:type="gramStart"/>
            <w:r>
              <w:rPr>
                <w:rFonts w:ascii="宋体" w:eastAsia="宋体" w:hAnsi="宋体" w:hint="eastAsia"/>
                <w:szCs w:val="21"/>
                <w:lang w:eastAsia="zh"/>
              </w:rPr>
              <w:t>getLikePerson</w:t>
            </w:r>
            <w:proofErr w:type="spellEnd"/>
            <w:r>
              <w:rPr>
                <w:rFonts w:ascii="宋体" w:eastAsia="宋体" w:hAnsi="宋体" w:hint="eastAsia"/>
                <w:szCs w:val="21"/>
                <w:lang w:eastAsia="zh"/>
              </w:rPr>
              <w:t>(</w:t>
            </w:r>
            <w:proofErr w:type="gramEnd"/>
            <w:r>
              <w:rPr>
                <w:rFonts w:ascii="宋体" w:eastAsia="宋体" w:hAnsi="宋体" w:hint="eastAsia"/>
                <w:szCs w:val="21"/>
                <w:lang w:eastAsia="zh"/>
              </w:rPr>
              <w:t>)</w:t>
            </w:r>
          </w:p>
        </w:tc>
        <w:tc>
          <w:tcPr>
            <w:tcW w:w="2073" w:type="dxa"/>
            <w:tcBorders>
              <w:top w:val="single" w:sz="4" w:space="0" w:color="auto"/>
              <w:left w:val="single" w:sz="4" w:space="0" w:color="auto"/>
              <w:bottom w:val="single" w:sz="4" w:space="0" w:color="auto"/>
              <w:right w:val="single" w:sz="4" w:space="0" w:color="auto"/>
            </w:tcBorders>
          </w:tcPr>
          <w:p w14:paraId="6A2C63AE"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v</w:t>
            </w:r>
            <w:r>
              <w:rPr>
                <w:rFonts w:ascii="宋体" w:eastAsia="宋体" w:hAnsi="宋体" w:hint="eastAsia"/>
                <w:szCs w:val="21"/>
              </w:rPr>
              <w:t>archar</w:t>
            </w:r>
          </w:p>
        </w:tc>
      </w:tr>
    </w:tbl>
    <w:p w14:paraId="403A4269" w14:textId="77777777" w:rsidR="00E754D6" w:rsidRDefault="00E754D6">
      <w:pPr>
        <w:spacing w:line="360" w:lineRule="auto"/>
        <w:jc w:val="center"/>
        <w:rPr>
          <w:rFonts w:ascii="宋体" w:eastAsia="宋体" w:hAnsi="宋体"/>
          <w:szCs w:val="21"/>
        </w:rPr>
      </w:pPr>
    </w:p>
    <w:p w14:paraId="1612857F"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t>类名：</w:t>
      </w:r>
      <w:r>
        <w:rPr>
          <w:rFonts w:ascii="宋体" w:eastAsia="宋体" w:hAnsi="宋体"/>
          <w:b/>
          <w:bCs/>
          <w:szCs w:val="21"/>
        </w:rPr>
        <w:t>Collect</w:t>
      </w:r>
      <w:r>
        <w:rPr>
          <w:rFonts w:ascii="宋体" w:eastAsia="宋体" w:hAnsi="宋体" w:hint="eastAsia"/>
          <w:b/>
          <w:bCs/>
          <w:szCs w:val="21"/>
        </w:rPr>
        <w:t>(收藏</w:t>
      </w:r>
      <w:r>
        <w:rPr>
          <w:rFonts w:ascii="宋体" w:eastAsia="宋体" w:hAnsi="宋体"/>
          <w:b/>
          <w:bCs/>
          <w:szCs w:val="21"/>
        </w:rPr>
        <w:t>类</w:t>
      </w:r>
      <w:r>
        <w:rPr>
          <w:rFonts w:ascii="宋体" w:eastAsia="宋体" w:hAnsi="宋体" w:hint="eastAsia"/>
          <w:b/>
          <w:bCs/>
          <w:szCs w:val="21"/>
        </w:rPr>
        <w:t>)</w:t>
      </w:r>
    </w:p>
    <w:p w14:paraId="5F981A53" w14:textId="77777777" w:rsidR="00E754D6" w:rsidRDefault="00000000">
      <w:pPr>
        <w:spacing w:line="360" w:lineRule="auto"/>
        <w:jc w:val="left"/>
        <w:rPr>
          <w:rFonts w:ascii="宋体" w:eastAsia="宋体" w:hAnsi="宋体"/>
          <w:b/>
          <w:bCs/>
          <w:szCs w:val="21"/>
        </w:rPr>
      </w:pPr>
      <w:r>
        <w:rPr>
          <w:rFonts w:ascii="宋体" w:eastAsia="宋体" w:hAnsi="宋体" w:hint="eastAsia"/>
          <w:b/>
          <w:bCs/>
          <w:szCs w:val="21"/>
        </w:rPr>
        <w:lastRenderedPageBreak/>
        <w:t>操作表如表3</w:t>
      </w:r>
      <w:r>
        <w:rPr>
          <w:rFonts w:ascii="宋体" w:eastAsia="宋体" w:hAnsi="宋体"/>
          <w:b/>
          <w:bCs/>
          <w:szCs w:val="21"/>
        </w:rPr>
        <w:t>.</w:t>
      </w:r>
      <w:r>
        <w:rPr>
          <w:rFonts w:ascii="宋体" w:eastAsia="宋体" w:hAnsi="宋体" w:hint="eastAsia"/>
          <w:b/>
          <w:bCs/>
          <w:szCs w:val="21"/>
        </w:rPr>
        <w:t>2</w:t>
      </w:r>
      <w:r>
        <w:rPr>
          <w:rFonts w:ascii="宋体" w:eastAsia="宋体" w:hAnsi="宋体"/>
          <w:b/>
          <w:bCs/>
          <w:szCs w:val="21"/>
        </w:rPr>
        <w:t>.</w:t>
      </w:r>
      <w:r>
        <w:rPr>
          <w:rFonts w:ascii="宋体" w:eastAsia="宋体" w:hAnsi="宋体" w:hint="eastAsia"/>
          <w:b/>
          <w:bCs/>
          <w:szCs w:val="21"/>
          <w:lang w:eastAsia="zh"/>
        </w:rPr>
        <w:t>9</w:t>
      </w:r>
      <w:r>
        <w:rPr>
          <w:rFonts w:ascii="宋体" w:eastAsia="宋体" w:hAnsi="宋体" w:hint="eastAsia"/>
          <w:b/>
          <w:bCs/>
          <w:szCs w:val="21"/>
        </w:rPr>
        <w:t>所示：</w:t>
      </w:r>
    </w:p>
    <w:p w14:paraId="6936BD0A" w14:textId="77777777" w:rsidR="00E754D6" w:rsidRDefault="00000000">
      <w:pPr>
        <w:spacing w:line="360" w:lineRule="auto"/>
        <w:jc w:val="center"/>
        <w:rPr>
          <w:rFonts w:ascii="宋体" w:eastAsia="宋体" w:hAnsi="宋体"/>
          <w:szCs w:val="21"/>
        </w:rPr>
      </w:pPr>
      <w:r>
        <w:rPr>
          <w:rFonts w:ascii="宋体" w:eastAsia="宋体" w:hAnsi="宋体" w:hint="eastAsia"/>
          <w:szCs w:val="21"/>
        </w:rPr>
        <w:t>表3</w:t>
      </w:r>
      <w:r>
        <w:rPr>
          <w:rFonts w:ascii="宋体" w:eastAsia="宋体" w:hAnsi="宋体"/>
          <w:szCs w:val="21"/>
        </w:rPr>
        <w:t>.</w:t>
      </w:r>
      <w:r>
        <w:rPr>
          <w:rFonts w:ascii="宋体" w:eastAsia="宋体" w:hAnsi="宋体" w:hint="eastAsia"/>
          <w:szCs w:val="21"/>
        </w:rPr>
        <w:t>2</w:t>
      </w:r>
      <w:r>
        <w:rPr>
          <w:rFonts w:ascii="宋体" w:eastAsia="宋体" w:hAnsi="宋体"/>
          <w:szCs w:val="21"/>
        </w:rPr>
        <w:t>.</w:t>
      </w:r>
      <w:r>
        <w:rPr>
          <w:rFonts w:ascii="宋体" w:eastAsia="宋体" w:hAnsi="宋体" w:hint="eastAsia"/>
          <w:szCs w:val="21"/>
          <w:lang w:eastAsia="zh"/>
        </w:rPr>
        <w:t>9</w:t>
      </w:r>
      <w:r>
        <w:rPr>
          <w:rFonts w:ascii="宋体" w:eastAsia="宋体" w:hAnsi="宋体"/>
          <w:szCs w:val="21"/>
        </w:rPr>
        <w:t xml:space="preserve"> Collect</w:t>
      </w:r>
      <w:r>
        <w:rPr>
          <w:rFonts w:ascii="宋体" w:eastAsia="宋体" w:hAnsi="宋体" w:hint="eastAsia"/>
          <w:szCs w:val="21"/>
        </w:rPr>
        <w:t>类操作表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440"/>
        <w:gridCol w:w="2172"/>
      </w:tblGrid>
      <w:tr w:rsidR="00E754D6" w14:paraId="3735A21A"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3FF0F22" w14:textId="77777777" w:rsidR="00E754D6" w:rsidRDefault="00000000">
            <w:pPr>
              <w:spacing w:line="360" w:lineRule="auto"/>
              <w:jc w:val="center"/>
              <w:rPr>
                <w:rFonts w:ascii="宋体" w:eastAsia="宋体" w:hAnsi="宋体"/>
                <w:szCs w:val="21"/>
              </w:rPr>
            </w:pPr>
            <w:r>
              <w:rPr>
                <w:rFonts w:ascii="宋体" w:eastAsia="宋体" w:hAnsi="宋体" w:hint="eastAsia"/>
                <w:szCs w:val="21"/>
              </w:rPr>
              <w:t>操作名称</w:t>
            </w:r>
          </w:p>
        </w:tc>
        <w:tc>
          <w:tcPr>
            <w:tcW w:w="2440" w:type="dxa"/>
            <w:tcBorders>
              <w:top w:val="single" w:sz="4" w:space="0" w:color="auto"/>
              <w:left w:val="single" w:sz="4" w:space="0" w:color="auto"/>
              <w:bottom w:val="single" w:sz="4" w:space="0" w:color="auto"/>
              <w:right w:val="single" w:sz="4" w:space="0" w:color="auto"/>
            </w:tcBorders>
          </w:tcPr>
          <w:p w14:paraId="1AF477C7" w14:textId="77777777" w:rsidR="00E754D6" w:rsidRDefault="00000000">
            <w:pPr>
              <w:spacing w:line="360" w:lineRule="auto"/>
              <w:jc w:val="center"/>
              <w:rPr>
                <w:rFonts w:ascii="宋体" w:eastAsia="宋体" w:hAnsi="宋体"/>
                <w:szCs w:val="21"/>
              </w:rPr>
            </w:pPr>
            <w:r>
              <w:rPr>
                <w:rFonts w:ascii="宋体" w:eastAsia="宋体" w:hAnsi="宋体" w:hint="eastAsia"/>
                <w:szCs w:val="21"/>
              </w:rPr>
              <w:t>函数名</w:t>
            </w:r>
          </w:p>
        </w:tc>
        <w:tc>
          <w:tcPr>
            <w:tcW w:w="2172" w:type="dxa"/>
            <w:tcBorders>
              <w:top w:val="single" w:sz="4" w:space="0" w:color="auto"/>
              <w:left w:val="single" w:sz="4" w:space="0" w:color="auto"/>
              <w:bottom w:val="single" w:sz="4" w:space="0" w:color="auto"/>
              <w:right w:val="single" w:sz="4" w:space="0" w:color="auto"/>
            </w:tcBorders>
          </w:tcPr>
          <w:p w14:paraId="2FA3BA7A"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proofErr w:type="gramStart"/>
            <w:r>
              <w:rPr>
                <w:rFonts w:ascii="宋体" w:eastAsia="宋体" w:hAnsi="宋体" w:hint="eastAsia"/>
                <w:szCs w:val="21"/>
              </w:rPr>
              <w:t>值类型</w:t>
            </w:r>
            <w:proofErr w:type="gramEnd"/>
          </w:p>
        </w:tc>
      </w:tr>
      <w:tr w:rsidR="00E754D6" w14:paraId="02DE233F"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F9899BC" w14:textId="77777777" w:rsidR="00E754D6" w:rsidRDefault="00000000">
            <w:pPr>
              <w:spacing w:line="360" w:lineRule="auto"/>
              <w:jc w:val="center"/>
              <w:rPr>
                <w:rFonts w:ascii="宋体" w:eastAsia="宋体" w:hAnsi="宋体"/>
                <w:szCs w:val="21"/>
              </w:rPr>
            </w:pPr>
            <w:r>
              <w:rPr>
                <w:rFonts w:ascii="宋体" w:eastAsia="宋体" w:hAnsi="宋体" w:hint="eastAsia"/>
                <w:szCs w:val="21"/>
              </w:rPr>
              <w:t>收藏</w:t>
            </w:r>
          </w:p>
        </w:tc>
        <w:tc>
          <w:tcPr>
            <w:tcW w:w="2440" w:type="dxa"/>
            <w:tcBorders>
              <w:top w:val="single" w:sz="4" w:space="0" w:color="auto"/>
              <w:left w:val="single" w:sz="4" w:space="0" w:color="auto"/>
              <w:bottom w:val="single" w:sz="4" w:space="0" w:color="auto"/>
              <w:right w:val="single" w:sz="4" w:space="0" w:color="auto"/>
            </w:tcBorders>
          </w:tcPr>
          <w:p w14:paraId="3C4E966A" w14:textId="77777777" w:rsidR="00E754D6" w:rsidRDefault="00000000">
            <w:pPr>
              <w:spacing w:line="360" w:lineRule="auto"/>
              <w:jc w:val="center"/>
              <w:rPr>
                <w:rFonts w:ascii="宋体" w:eastAsia="宋体" w:hAnsi="宋体"/>
                <w:szCs w:val="21"/>
              </w:rPr>
            </w:pPr>
            <w:proofErr w:type="gramStart"/>
            <w:r>
              <w:rPr>
                <w:rFonts w:ascii="宋体" w:eastAsia="宋体" w:hAnsi="宋体"/>
                <w:szCs w:val="21"/>
              </w:rPr>
              <w:t>Collect</w:t>
            </w:r>
            <w:r>
              <w:rPr>
                <w:rFonts w:ascii="宋体" w:eastAsia="宋体" w:hAnsi="宋体" w:hint="eastAsia"/>
                <w:szCs w:val="21"/>
              </w:rPr>
              <w:t>(</w:t>
            </w:r>
            <w:proofErr w:type="gramEnd"/>
            <w:r>
              <w:rPr>
                <w:rFonts w:ascii="宋体" w:eastAsia="宋体" w:hAnsi="宋体" w:hint="eastAsia"/>
                <w:szCs w:val="21"/>
              </w:rPr>
              <w:t>)</w:t>
            </w:r>
          </w:p>
        </w:tc>
        <w:tc>
          <w:tcPr>
            <w:tcW w:w="2172" w:type="dxa"/>
            <w:tcBorders>
              <w:top w:val="single" w:sz="4" w:space="0" w:color="auto"/>
              <w:left w:val="single" w:sz="4" w:space="0" w:color="auto"/>
              <w:bottom w:val="single" w:sz="4" w:space="0" w:color="auto"/>
              <w:right w:val="single" w:sz="4" w:space="0" w:color="auto"/>
            </w:tcBorders>
          </w:tcPr>
          <w:p w14:paraId="2DED4789"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2412CD3B"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1EFADE83" w14:textId="77777777" w:rsidR="00E754D6" w:rsidRDefault="00000000">
            <w:pPr>
              <w:spacing w:line="360" w:lineRule="auto"/>
              <w:jc w:val="center"/>
              <w:rPr>
                <w:rFonts w:ascii="宋体" w:eastAsia="宋体" w:hAnsi="宋体"/>
                <w:szCs w:val="21"/>
              </w:rPr>
            </w:pPr>
            <w:r>
              <w:rPr>
                <w:rFonts w:ascii="宋体" w:eastAsia="宋体" w:hAnsi="宋体" w:hint="eastAsia"/>
                <w:szCs w:val="21"/>
              </w:rPr>
              <w:t>取消收藏</w:t>
            </w:r>
          </w:p>
        </w:tc>
        <w:tc>
          <w:tcPr>
            <w:tcW w:w="2440" w:type="dxa"/>
            <w:tcBorders>
              <w:top w:val="single" w:sz="4" w:space="0" w:color="auto"/>
              <w:left w:val="single" w:sz="4" w:space="0" w:color="auto"/>
              <w:bottom w:val="single" w:sz="4" w:space="0" w:color="auto"/>
              <w:right w:val="single" w:sz="4" w:space="0" w:color="auto"/>
            </w:tcBorders>
          </w:tcPr>
          <w:p w14:paraId="19370B0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hint="eastAsia"/>
                <w:szCs w:val="21"/>
              </w:rPr>
              <w:t>Cancel</w:t>
            </w:r>
            <w:r>
              <w:rPr>
                <w:rFonts w:ascii="宋体" w:eastAsia="宋体" w:hAnsi="宋体"/>
                <w:szCs w:val="21"/>
              </w:rPr>
              <w:t>Collect</w:t>
            </w:r>
            <w:proofErr w:type="spellEnd"/>
            <w:r>
              <w:rPr>
                <w:rFonts w:ascii="宋体" w:eastAsia="宋体" w:hAnsi="宋体" w:hint="eastAsia"/>
                <w:szCs w:val="21"/>
              </w:rPr>
              <w:t>(</w:t>
            </w:r>
            <w:proofErr w:type="gramEnd"/>
            <w:r>
              <w:rPr>
                <w:rFonts w:ascii="宋体" w:eastAsia="宋体" w:hAnsi="宋体" w:hint="eastAsia"/>
                <w:szCs w:val="21"/>
              </w:rPr>
              <w:t>)</w:t>
            </w:r>
          </w:p>
        </w:tc>
        <w:tc>
          <w:tcPr>
            <w:tcW w:w="2172" w:type="dxa"/>
            <w:tcBorders>
              <w:top w:val="single" w:sz="4" w:space="0" w:color="auto"/>
              <w:left w:val="single" w:sz="4" w:space="0" w:color="auto"/>
              <w:bottom w:val="single" w:sz="4" w:space="0" w:color="auto"/>
              <w:right w:val="single" w:sz="4" w:space="0" w:color="auto"/>
            </w:tcBorders>
          </w:tcPr>
          <w:p w14:paraId="6FAEE84D"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0836D8AD"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005822A2"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设置用户ID</w:t>
            </w:r>
          </w:p>
        </w:tc>
        <w:tc>
          <w:tcPr>
            <w:tcW w:w="2440" w:type="dxa"/>
            <w:tcBorders>
              <w:top w:val="single" w:sz="4" w:space="0" w:color="auto"/>
              <w:left w:val="single" w:sz="4" w:space="0" w:color="auto"/>
              <w:bottom w:val="single" w:sz="4" w:space="0" w:color="auto"/>
              <w:right w:val="single" w:sz="4" w:space="0" w:color="auto"/>
            </w:tcBorders>
          </w:tcPr>
          <w:p w14:paraId="50355E4B"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setUserID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2A6F3AFD"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7F99DFD6"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3B231361"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返回用户ID</w:t>
            </w:r>
          </w:p>
        </w:tc>
        <w:tc>
          <w:tcPr>
            <w:tcW w:w="2440" w:type="dxa"/>
            <w:tcBorders>
              <w:top w:val="single" w:sz="4" w:space="0" w:color="auto"/>
              <w:left w:val="single" w:sz="4" w:space="0" w:color="auto"/>
              <w:bottom w:val="single" w:sz="4" w:space="0" w:color="auto"/>
              <w:right w:val="single" w:sz="4" w:space="0" w:color="auto"/>
            </w:tcBorders>
          </w:tcPr>
          <w:p w14:paraId="4BAB425C"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getUserID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041DA043"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110E9E2F"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D2D091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w:t>
            </w:r>
            <w:r>
              <w:rPr>
                <w:rFonts w:ascii="宋体" w:eastAsia="宋体" w:hAnsi="宋体" w:hint="eastAsia"/>
                <w:szCs w:val="21"/>
                <w:lang w:eastAsia="zh"/>
              </w:rPr>
              <w:t>菜品</w:t>
            </w:r>
            <w:r>
              <w:rPr>
                <w:rFonts w:ascii="宋体" w:eastAsia="宋体" w:hAnsi="宋体" w:hint="eastAsia"/>
                <w:szCs w:val="21"/>
              </w:rPr>
              <w:t>ID</w:t>
            </w:r>
          </w:p>
        </w:tc>
        <w:tc>
          <w:tcPr>
            <w:tcW w:w="2440" w:type="dxa"/>
            <w:tcBorders>
              <w:top w:val="single" w:sz="4" w:space="0" w:color="auto"/>
              <w:left w:val="single" w:sz="4" w:space="0" w:color="auto"/>
              <w:bottom w:val="single" w:sz="4" w:space="0" w:color="auto"/>
              <w:right w:val="single" w:sz="4" w:space="0" w:color="auto"/>
            </w:tcBorders>
          </w:tcPr>
          <w:p w14:paraId="53C32E1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lang w:eastAsia="zh"/>
              </w:rPr>
              <w:t>Dish</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01CC2E08"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38F29612"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78D72A2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w:t>
            </w:r>
            <w:r>
              <w:rPr>
                <w:rFonts w:ascii="宋体" w:eastAsia="宋体" w:hAnsi="宋体" w:hint="eastAsia"/>
                <w:szCs w:val="21"/>
                <w:lang w:eastAsia="zh"/>
              </w:rPr>
              <w:t>菜品</w:t>
            </w:r>
            <w:r>
              <w:rPr>
                <w:rFonts w:ascii="宋体" w:eastAsia="宋体" w:hAnsi="宋体" w:hint="eastAsia"/>
                <w:szCs w:val="21"/>
              </w:rPr>
              <w:t>ID</w:t>
            </w:r>
          </w:p>
        </w:tc>
        <w:tc>
          <w:tcPr>
            <w:tcW w:w="2440" w:type="dxa"/>
            <w:tcBorders>
              <w:top w:val="single" w:sz="4" w:space="0" w:color="auto"/>
              <w:left w:val="single" w:sz="4" w:space="0" w:color="auto"/>
              <w:bottom w:val="single" w:sz="4" w:space="0" w:color="auto"/>
              <w:right w:val="single" w:sz="4" w:space="0" w:color="auto"/>
            </w:tcBorders>
          </w:tcPr>
          <w:p w14:paraId="7179B432"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lang w:eastAsia="zh"/>
              </w:rPr>
              <w:t>Dish</w:t>
            </w:r>
            <w:r>
              <w:rPr>
                <w:rFonts w:ascii="宋体" w:eastAsia="宋体" w:hAnsi="宋体"/>
                <w:szCs w:val="21"/>
              </w:rPr>
              <w:t>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6502D6AD"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21789FFF"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4D74079B"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设置收藏ID</w:t>
            </w:r>
          </w:p>
        </w:tc>
        <w:tc>
          <w:tcPr>
            <w:tcW w:w="2440" w:type="dxa"/>
            <w:tcBorders>
              <w:top w:val="single" w:sz="4" w:space="0" w:color="auto"/>
              <w:left w:val="single" w:sz="4" w:space="0" w:color="auto"/>
              <w:bottom w:val="single" w:sz="4" w:space="0" w:color="auto"/>
              <w:right w:val="single" w:sz="4" w:space="0" w:color="auto"/>
            </w:tcBorders>
          </w:tcPr>
          <w:p w14:paraId="7754A1B1"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rPr>
              <w:t>C</w:t>
            </w:r>
            <w:r>
              <w:rPr>
                <w:rFonts w:ascii="宋体" w:eastAsia="宋体" w:hAnsi="宋体"/>
                <w:szCs w:val="21"/>
              </w:rPr>
              <w:t>ollectID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04CC0215"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63E4F83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2B9EAE3D"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返回收藏ID</w:t>
            </w:r>
          </w:p>
        </w:tc>
        <w:tc>
          <w:tcPr>
            <w:tcW w:w="2440" w:type="dxa"/>
            <w:tcBorders>
              <w:top w:val="single" w:sz="4" w:space="0" w:color="auto"/>
              <w:left w:val="single" w:sz="4" w:space="0" w:color="auto"/>
              <w:bottom w:val="single" w:sz="4" w:space="0" w:color="auto"/>
              <w:right w:val="single" w:sz="4" w:space="0" w:color="auto"/>
            </w:tcBorders>
          </w:tcPr>
          <w:p w14:paraId="018F2145"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rPr>
              <w:t>C</w:t>
            </w:r>
            <w:r>
              <w:rPr>
                <w:rFonts w:ascii="宋体" w:eastAsia="宋体" w:hAnsi="宋体"/>
                <w:szCs w:val="21"/>
              </w:rPr>
              <w:t>ollectID</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6AFC1600" w14:textId="77777777" w:rsidR="00E754D6" w:rsidRDefault="00000000">
            <w:pPr>
              <w:spacing w:line="360" w:lineRule="auto"/>
              <w:jc w:val="center"/>
              <w:rPr>
                <w:rFonts w:ascii="宋体" w:eastAsia="宋体" w:hAnsi="宋体"/>
                <w:szCs w:val="21"/>
              </w:rPr>
            </w:pPr>
            <w:r>
              <w:rPr>
                <w:rFonts w:ascii="宋体" w:eastAsia="宋体" w:hAnsi="宋体" w:hint="eastAsia"/>
                <w:szCs w:val="21"/>
                <w:lang w:eastAsia="zh"/>
              </w:rPr>
              <w:t>v</w:t>
            </w:r>
            <w:r>
              <w:rPr>
                <w:rFonts w:ascii="宋体" w:eastAsia="宋体" w:hAnsi="宋体" w:hint="eastAsia"/>
                <w:szCs w:val="21"/>
              </w:rPr>
              <w:t>archar</w:t>
            </w:r>
          </w:p>
        </w:tc>
      </w:tr>
      <w:tr w:rsidR="00E754D6" w14:paraId="7E00050E"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212F885" w14:textId="77777777" w:rsidR="00E754D6" w:rsidRDefault="00000000">
            <w:pPr>
              <w:spacing w:line="360" w:lineRule="auto"/>
              <w:jc w:val="center"/>
              <w:rPr>
                <w:rFonts w:ascii="宋体" w:eastAsia="宋体" w:hAnsi="宋体"/>
                <w:szCs w:val="21"/>
              </w:rPr>
            </w:pPr>
            <w:r>
              <w:rPr>
                <w:rFonts w:ascii="宋体" w:eastAsia="宋体" w:hAnsi="宋体" w:hint="eastAsia"/>
                <w:szCs w:val="21"/>
              </w:rPr>
              <w:t>设置收藏时间</w:t>
            </w:r>
          </w:p>
        </w:tc>
        <w:tc>
          <w:tcPr>
            <w:tcW w:w="2440" w:type="dxa"/>
            <w:tcBorders>
              <w:top w:val="single" w:sz="4" w:space="0" w:color="auto"/>
              <w:left w:val="single" w:sz="4" w:space="0" w:color="auto"/>
              <w:bottom w:val="single" w:sz="4" w:space="0" w:color="auto"/>
              <w:right w:val="single" w:sz="4" w:space="0" w:color="auto"/>
            </w:tcBorders>
          </w:tcPr>
          <w:p w14:paraId="0CD4FC68"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set</w:t>
            </w:r>
            <w:r>
              <w:rPr>
                <w:rFonts w:ascii="宋体" w:eastAsia="宋体" w:hAnsi="宋体" w:hint="eastAsia"/>
                <w:szCs w:val="21"/>
              </w:rPr>
              <w:t>CollectTime</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61E3DF72" w14:textId="77777777" w:rsidR="00E754D6" w:rsidRDefault="00000000">
            <w:pPr>
              <w:spacing w:line="360" w:lineRule="auto"/>
              <w:jc w:val="center"/>
              <w:rPr>
                <w:rFonts w:ascii="宋体" w:eastAsia="宋体" w:hAnsi="宋体"/>
                <w:szCs w:val="21"/>
              </w:rPr>
            </w:pPr>
            <w:r>
              <w:rPr>
                <w:rFonts w:ascii="宋体" w:eastAsia="宋体" w:hAnsi="宋体" w:hint="eastAsia"/>
                <w:szCs w:val="21"/>
              </w:rPr>
              <w:t>bool</w:t>
            </w:r>
          </w:p>
        </w:tc>
      </w:tr>
      <w:tr w:rsidR="00E754D6" w14:paraId="675AD045" w14:textId="77777777">
        <w:trPr>
          <w:jc w:val="center"/>
        </w:trPr>
        <w:tc>
          <w:tcPr>
            <w:tcW w:w="1832" w:type="dxa"/>
            <w:tcBorders>
              <w:top w:val="single" w:sz="4" w:space="0" w:color="auto"/>
              <w:left w:val="single" w:sz="4" w:space="0" w:color="auto"/>
              <w:bottom w:val="single" w:sz="4" w:space="0" w:color="auto"/>
              <w:right w:val="single" w:sz="4" w:space="0" w:color="auto"/>
            </w:tcBorders>
          </w:tcPr>
          <w:p w14:paraId="61CEF8D3" w14:textId="77777777" w:rsidR="00E754D6" w:rsidRDefault="00000000">
            <w:pPr>
              <w:spacing w:line="360" w:lineRule="auto"/>
              <w:jc w:val="center"/>
              <w:rPr>
                <w:rFonts w:ascii="宋体" w:eastAsia="宋体" w:hAnsi="宋体"/>
                <w:szCs w:val="21"/>
              </w:rPr>
            </w:pPr>
            <w:r>
              <w:rPr>
                <w:rFonts w:ascii="宋体" w:eastAsia="宋体" w:hAnsi="宋体" w:hint="eastAsia"/>
                <w:szCs w:val="21"/>
              </w:rPr>
              <w:t>返回收藏时间</w:t>
            </w:r>
          </w:p>
        </w:tc>
        <w:tc>
          <w:tcPr>
            <w:tcW w:w="2440" w:type="dxa"/>
            <w:tcBorders>
              <w:top w:val="single" w:sz="4" w:space="0" w:color="auto"/>
              <w:left w:val="single" w:sz="4" w:space="0" w:color="auto"/>
              <w:bottom w:val="single" w:sz="4" w:space="0" w:color="auto"/>
              <w:right w:val="single" w:sz="4" w:space="0" w:color="auto"/>
            </w:tcBorders>
          </w:tcPr>
          <w:p w14:paraId="5C2C918A" w14:textId="77777777" w:rsidR="00E754D6" w:rsidRDefault="00000000">
            <w:pPr>
              <w:spacing w:line="360" w:lineRule="auto"/>
              <w:jc w:val="center"/>
              <w:rPr>
                <w:rFonts w:ascii="宋体" w:eastAsia="宋体" w:hAnsi="宋体"/>
                <w:szCs w:val="21"/>
              </w:rPr>
            </w:pPr>
            <w:proofErr w:type="spellStart"/>
            <w:proofErr w:type="gramStart"/>
            <w:r>
              <w:rPr>
                <w:rFonts w:ascii="宋体" w:eastAsia="宋体" w:hAnsi="宋体"/>
                <w:szCs w:val="21"/>
              </w:rPr>
              <w:t>get</w:t>
            </w:r>
            <w:r>
              <w:rPr>
                <w:rFonts w:ascii="宋体" w:eastAsia="宋体" w:hAnsi="宋体" w:hint="eastAsia"/>
                <w:szCs w:val="21"/>
              </w:rPr>
              <w:t>CollectTime</w:t>
            </w:r>
            <w:proofErr w:type="spellEnd"/>
            <w:r>
              <w:rPr>
                <w:rFonts w:ascii="宋体" w:eastAsia="宋体" w:hAnsi="宋体"/>
                <w:szCs w:val="21"/>
              </w:rPr>
              <w:t>(</w:t>
            </w:r>
            <w:proofErr w:type="gramEnd"/>
            <w:r>
              <w:rPr>
                <w:rFonts w:ascii="宋体" w:eastAsia="宋体" w:hAnsi="宋体"/>
                <w:szCs w:val="21"/>
              </w:rPr>
              <w:t>)</w:t>
            </w:r>
          </w:p>
        </w:tc>
        <w:tc>
          <w:tcPr>
            <w:tcW w:w="2172" w:type="dxa"/>
            <w:tcBorders>
              <w:top w:val="single" w:sz="4" w:space="0" w:color="auto"/>
              <w:left w:val="single" w:sz="4" w:space="0" w:color="auto"/>
              <w:bottom w:val="single" w:sz="4" w:space="0" w:color="auto"/>
              <w:right w:val="single" w:sz="4" w:space="0" w:color="auto"/>
            </w:tcBorders>
          </w:tcPr>
          <w:p w14:paraId="34D841A3" w14:textId="77777777" w:rsidR="00E754D6" w:rsidRDefault="00000000">
            <w:pPr>
              <w:spacing w:line="360" w:lineRule="auto"/>
              <w:jc w:val="center"/>
              <w:rPr>
                <w:rFonts w:ascii="宋体" w:eastAsia="宋体" w:hAnsi="宋体"/>
                <w:szCs w:val="21"/>
                <w:lang w:eastAsia="zh"/>
              </w:rPr>
            </w:pPr>
            <w:r>
              <w:rPr>
                <w:rFonts w:ascii="宋体" w:eastAsia="宋体" w:hAnsi="宋体" w:hint="eastAsia"/>
                <w:szCs w:val="21"/>
                <w:lang w:eastAsia="zh"/>
              </w:rPr>
              <w:t>datetime</w:t>
            </w:r>
          </w:p>
        </w:tc>
      </w:tr>
    </w:tbl>
    <w:p w14:paraId="21F4E0E7" w14:textId="77777777" w:rsidR="00E754D6" w:rsidRDefault="00E754D6">
      <w:pPr>
        <w:rPr>
          <w:rFonts w:hint="eastAsia"/>
        </w:rPr>
      </w:pPr>
    </w:p>
    <w:p w14:paraId="4A64BEBB" w14:textId="77777777" w:rsidR="00E754D6" w:rsidRDefault="00000000">
      <w:pPr>
        <w:pStyle w:val="2"/>
        <w:rPr>
          <w:rFonts w:hint="eastAsia"/>
        </w:rPr>
      </w:pPr>
      <w:bookmarkStart w:id="44" w:name="_Toc149848666"/>
      <w:r>
        <w:rPr>
          <w:rFonts w:hint="eastAsia"/>
        </w:rPr>
        <w:t>4</w:t>
      </w:r>
      <w:r>
        <w:rPr>
          <w:rFonts w:hint="eastAsia"/>
        </w:rPr>
        <w:t>、三层精化类图</w:t>
      </w:r>
      <w:bookmarkEnd w:id="44"/>
    </w:p>
    <w:p w14:paraId="15F5EA59" w14:textId="77777777" w:rsidR="00E754D6" w:rsidRDefault="00000000">
      <w:pPr>
        <w:pStyle w:val="4"/>
        <w:rPr>
          <w:rFonts w:ascii="宋体" w:hAnsi="宋体"/>
          <w:szCs w:val="21"/>
        </w:rPr>
      </w:pPr>
      <w:r>
        <w:rPr>
          <w:rFonts w:ascii="宋体" w:hAnsi="宋体"/>
          <w:szCs w:val="21"/>
        </w:rPr>
        <w:t>4.</w:t>
      </w:r>
      <w:r>
        <w:rPr>
          <w:rFonts w:ascii="宋体" w:hAnsi="宋体" w:hint="eastAsia"/>
          <w:szCs w:val="21"/>
        </w:rPr>
        <w:t>1</w:t>
      </w:r>
      <w:r>
        <w:rPr>
          <w:rFonts w:ascii="宋体" w:hAnsi="宋体"/>
          <w:szCs w:val="21"/>
        </w:rPr>
        <w:t>对</w:t>
      </w:r>
      <w:r>
        <w:rPr>
          <w:rFonts w:ascii="宋体" w:hAnsi="宋体" w:hint="eastAsia"/>
          <w:szCs w:val="21"/>
        </w:rPr>
        <w:t>Administrator</w:t>
      </w:r>
      <w:r>
        <w:rPr>
          <w:rFonts w:ascii="宋体" w:hAnsi="宋体"/>
          <w:szCs w:val="21"/>
        </w:rPr>
        <w:t>类的三层划分</w:t>
      </w:r>
    </w:p>
    <w:p w14:paraId="162C06B7" w14:textId="77777777" w:rsidR="00E754D6" w:rsidRDefault="00000000">
      <w:pPr>
        <w:spacing w:line="360" w:lineRule="auto"/>
        <w:rPr>
          <w:rFonts w:ascii="宋体" w:eastAsia="宋体" w:hAnsi="宋体"/>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7"/>
        <w:gridCol w:w="4529"/>
      </w:tblGrid>
      <w:tr w:rsidR="00E754D6" w14:paraId="3D9AE0DB" w14:textId="77777777">
        <w:tc>
          <w:tcPr>
            <w:tcW w:w="3767" w:type="dxa"/>
          </w:tcPr>
          <w:p w14:paraId="320A5EAB" w14:textId="77777777" w:rsidR="00E754D6" w:rsidRDefault="00000000">
            <w:pPr>
              <w:spacing w:line="360" w:lineRule="auto"/>
              <w:jc w:val="center"/>
              <w:rPr>
                <w:rFonts w:ascii="宋体" w:eastAsia="宋体" w:hAnsi="宋体"/>
              </w:rPr>
            </w:pPr>
            <w:r>
              <w:rPr>
                <w:rFonts w:ascii="宋体" w:eastAsia="宋体" w:hAnsi="宋体"/>
              </w:rPr>
              <w:t>名称</w:t>
            </w:r>
          </w:p>
        </w:tc>
        <w:tc>
          <w:tcPr>
            <w:tcW w:w="4529" w:type="dxa"/>
          </w:tcPr>
          <w:p w14:paraId="52DE84D6"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04C0551C" w14:textId="77777777">
        <w:tc>
          <w:tcPr>
            <w:tcW w:w="3767" w:type="dxa"/>
          </w:tcPr>
          <w:p w14:paraId="79B10699" w14:textId="77777777" w:rsidR="00E754D6" w:rsidRDefault="00000000">
            <w:pPr>
              <w:spacing w:line="360" w:lineRule="auto"/>
              <w:rPr>
                <w:rFonts w:ascii="宋体" w:eastAsia="宋体" w:hAnsi="宋体"/>
              </w:rPr>
            </w:pPr>
            <w:r>
              <w:rPr>
                <w:rFonts w:ascii="宋体" w:eastAsia="宋体" w:hAnsi="宋体" w:hint="eastAsia"/>
              </w:rPr>
              <w:t>s</w:t>
            </w:r>
            <w:r>
              <w:rPr>
                <w:rFonts w:ascii="宋体" w:eastAsia="宋体" w:hAnsi="宋体"/>
              </w:rPr>
              <w:t>ign</w:t>
            </w:r>
            <w:r>
              <w:rPr>
                <w:rFonts w:ascii="宋体" w:eastAsia="宋体" w:hAnsi="宋体" w:hint="eastAsia"/>
              </w:rPr>
              <w:t>in.html</w:t>
            </w:r>
          </w:p>
        </w:tc>
        <w:tc>
          <w:tcPr>
            <w:tcW w:w="4529" w:type="dxa"/>
          </w:tcPr>
          <w:p w14:paraId="17572202" w14:textId="77777777" w:rsidR="00E754D6" w:rsidRDefault="00000000">
            <w:pPr>
              <w:spacing w:line="360" w:lineRule="auto"/>
              <w:rPr>
                <w:rFonts w:ascii="宋体" w:eastAsia="宋体" w:hAnsi="宋体"/>
              </w:rPr>
            </w:pPr>
            <w:r>
              <w:rPr>
                <w:rFonts w:ascii="宋体" w:eastAsia="宋体" w:hAnsi="宋体" w:hint="eastAsia"/>
              </w:rPr>
              <w:t>登录界面</w:t>
            </w:r>
          </w:p>
        </w:tc>
      </w:tr>
      <w:tr w:rsidR="00E754D6" w14:paraId="1CFE50D5" w14:textId="77777777">
        <w:tc>
          <w:tcPr>
            <w:tcW w:w="3767" w:type="dxa"/>
          </w:tcPr>
          <w:p w14:paraId="618DD75B" w14:textId="77777777" w:rsidR="00E754D6" w:rsidRDefault="00000000">
            <w:pPr>
              <w:spacing w:line="360" w:lineRule="auto"/>
              <w:rPr>
                <w:rFonts w:ascii="宋体" w:eastAsia="宋体" w:hAnsi="宋体"/>
              </w:rPr>
            </w:pPr>
            <w:r>
              <w:rPr>
                <w:rFonts w:ascii="宋体" w:eastAsia="宋体" w:hAnsi="宋体"/>
              </w:rPr>
              <w:t>index.html</w:t>
            </w:r>
          </w:p>
        </w:tc>
        <w:tc>
          <w:tcPr>
            <w:tcW w:w="4529" w:type="dxa"/>
          </w:tcPr>
          <w:p w14:paraId="198BA324" w14:textId="77777777" w:rsidR="00E754D6" w:rsidRDefault="00000000">
            <w:pPr>
              <w:spacing w:line="360" w:lineRule="auto"/>
              <w:rPr>
                <w:rFonts w:ascii="宋体" w:eastAsia="宋体" w:hAnsi="宋体"/>
              </w:rPr>
            </w:pPr>
            <w:r>
              <w:rPr>
                <w:rFonts w:ascii="宋体" w:eastAsia="宋体" w:hAnsi="宋体" w:hint="eastAsia"/>
              </w:rPr>
              <w:t>首页</w:t>
            </w:r>
          </w:p>
        </w:tc>
      </w:tr>
      <w:tr w:rsidR="00E754D6" w14:paraId="07670CD3" w14:textId="77777777">
        <w:trPr>
          <w:trHeight w:val="70"/>
        </w:trPr>
        <w:tc>
          <w:tcPr>
            <w:tcW w:w="3767" w:type="dxa"/>
          </w:tcPr>
          <w:p w14:paraId="636FAA0F" w14:textId="77777777" w:rsidR="00E754D6" w:rsidRDefault="00000000">
            <w:pPr>
              <w:spacing w:line="360" w:lineRule="auto"/>
              <w:rPr>
                <w:rFonts w:ascii="宋体" w:eastAsia="宋体" w:hAnsi="宋体"/>
              </w:rPr>
            </w:pPr>
            <w:r>
              <w:rPr>
                <w:rFonts w:ascii="宋体" w:eastAsia="宋体" w:hAnsi="宋体" w:hint="eastAsia"/>
              </w:rPr>
              <w:t>r</w:t>
            </w:r>
            <w:r>
              <w:rPr>
                <w:rFonts w:ascii="宋体" w:eastAsia="宋体" w:hAnsi="宋体"/>
              </w:rPr>
              <w:t>esultSearchUser.html</w:t>
            </w:r>
          </w:p>
        </w:tc>
        <w:tc>
          <w:tcPr>
            <w:tcW w:w="4529" w:type="dxa"/>
          </w:tcPr>
          <w:p w14:paraId="4DDBE182" w14:textId="77777777" w:rsidR="00E754D6" w:rsidRDefault="00000000">
            <w:pPr>
              <w:spacing w:line="360" w:lineRule="auto"/>
              <w:rPr>
                <w:rFonts w:ascii="宋体" w:eastAsia="宋体" w:hAnsi="宋体"/>
              </w:rPr>
            </w:pPr>
            <w:r>
              <w:rPr>
                <w:rFonts w:ascii="宋体" w:eastAsia="宋体" w:hAnsi="宋体" w:hint="eastAsia"/>
                <w:lang w:eastAsia="zh"/>
              </w:rPr>
              <w:t>查询</w:t>
            </w:r>
            <w:r>
              <w:rPr>
                <w:rFonts w:ascii="宋体" w:eastAsia="宋体" w:hAnsi="宋体" w:hint="eastAsia"/>
              </w:rPr>
              <w:t>用户账号页面</w:t>
            </w:r>
          </w:p>
        </w:tc>
      </w:tr>
      <w:tr w:rsidR="00E754D6" w14:paraId="4A72EFBD" w14:textId="77777777">
        <w:trPr>
          <w:trHeight w:val="70"/>
        </w:trPr>
        <w:tc>
          <w:tcPr>
            <w:tcW w:w="3767" w:type="dxa"/>
          </w:tcPr>
          <w:p w14:paraId="1763B0E7" w14:textId="77777777" w:rsidR="00E754D6" w:rsidRDefault="00000000">
            <w:pPr>
              <w:spacing w:line="360" w:lineRule="auto"/>
              <w:rPr>
                <w:rFonts w:ascii="宋体" w:eastAsia="宋体" w:hAnsi="宋体"/>
              </w:rPr>
            </w:pPr>
            <w:r>
              <w:rPr>
                <w:rFonts w:ascii="宋体" w:eastAsia="宋体" w:hAnsi="宋体"/>
              </w:rPr>
              <w:t>audit</w:t>
            </w:r>
            <w:r>
              <w:rPr>
                <w:rFonts w:ascii="宋体" w:eastAsia="宋体" w:hAnsi="宋体" w:hint="eastAsia"/>
                <w:lang w:eastAsia="zh"/>
              </w:rPr>
              <w:t>MenuDish</w:t>
            </w:r>
            <w:r>
              <w:rPr>
                <w:rFonts w:ascii="宋体" w:eastAsia="宋体" w:hAnsi="宋体"/>
              </w:rPr>
              <w:t>.html</w:t>
            </w:r>
          </w:p>
        </w:tc>
        <w:tc>
          <w:tcPr>
            <w:tcW w:w="4529" w:type="dxa"/>
          </w:tcPr>
          <w:p w14:paraId="668654DF" w14:textId="77777777" w:rsidR="00E754D6" w:rsidRDefault="00000000">
            <w:pPr>
              <w:spacing w:line="360" w:lineRule="auto"/>
              <w:rPr>
                <w:rFonts w:ascii="宋体" w:eastAsia="宋体" w:hAnsi="宋体"/>
              </w:rPr>
            </w:pPr>
            <w:r>
              <w:rPr>
                <w:rFonts w:ascii="宋体" w:eastAsia="宋体" w:hAnsi="宋体" w:hint="eastAsia"/>
                <w:lang w:eastAsia="zh"/>
              </w:rPr>
              <w:t>管理菜单、菜品</w:t>
            </w:r>
            <w:r>
              <w:rPr>
                <w:rFonts w:ascii="宋体" w:eastAsia="宋体" w:hAnsi="宋体" w:hint="eastAsia"/>
              </w:rPr>
              <w:t>页面</w:t>
            </w:r>
          </w:p>
        </w:tc>
      </w:tr>
      <w:tr w:rsidR="00E754D6" w14:paraId="6ABA1117" w14:textId="77777777">
        <w:trPr>
          <w:trHeight w:val="70"/>
        </w:trPr>
        <w:tc>
          <w:tcPr>
            <w:tcW w:w="3767" w:type="dxa"/>
          </w:tcPr>
          <w:p w14:paraId="366401BF" w14:textId="77777777" w:rsidR="00E754D6" w:rsidRDefault="00000000">
            <w:pPr>
              <w:spacing w:line="360" w:lineRule="auto"/>
              <w:rPr>
                <w:rFonts w:ascii="宋体" w:eastAsia="宋体" w:hAnsi="宋体"/>
              </w:rPr>
            </w:pPr>
            <w:r>
              <w:rPr>
                <w:rFonts w:ascii="宋体" w:eastAsia="宋体" w:hAnsi="宋体"/>
              </w:rPr>
              <w:t>audit</w:t>
            </w:r>
            <w:r>
              <w:rPr>
                <w:rFonts w:ascii="宋体" w:eastAsia="宋体" w:hAnsi="宋体" w:hint="eastAsia"/>
                <w:lang w:eastAsia="zh"/>
              </w:rPr>
              <w:t>Order</w:t>
            </w:r>
            <w:r>
              <w:rPr>
                <w:rFonts w:ascii="宋体" w:eastAsia="宋体" w:hAnsi="宋体"/>
              </w:rPr>
              <w:t>.html</w:t>
            </w:r>
          </w:p>
        </w:tc>
        <w:tc>
          <w:tcPr>
            <w:tcW w:w="4529" w:type="dxa"/>
          </w:tcPr>
          <w:p w14:paraId="35A3DF4B" w14:textId="77777777" w:rsidR="00E754D6" w:rsidRDefault="00000000">
            <w:pPr>
              <w:spacing w:line="360" w:lineRule="auto"/>
              <w:rPr>
                <w:rFonts w:ascii="宋体" w:eastAsia="宋体" w:hAnsi="宋体"/>
                <w:lang w:eastAsia="zh"/>
              </w:rPr>
            </w:pPr>
            <w:r>
              <w:rPr>
                <w:rFonts w:ascii="宋体" w:eastAsia="宋体" w:hAnsi="宋体" w:hint="eastAsia"/>
                <w:lang w:eastAsia="zh"/>
              </w:rPr>
              <w:t>订单管理页面</w:t>
            </w:r>
          </w:p>
        </w:tc>
      </w:tr>
      <w:tr w:rsidR="00E754D6" w14:paraId="4C8D55C6" w14:textId="77777777">
        <w:trPr>
          <w:trHeight w:val="70"/>
        </w:trPr>
        <w:tc>
          <w:tcPr>
            <w:tcW w:w="3767" w:type="dxa"/>
          </w:tcPr>
          <w:p w14:paraId="7F2E9F2E" w14:textId="77777777" w:rsidR="00E754D6" w:rsidRDefault="00000000">
            <w:pPr>
              <w:spacing w:line="360" w:lineRule="auto"/>
              <w:rPr>
                <w:rFonts w:ascii="宋体" w:eastAsia="宋体" w:hAnsi="宋体"/>
                <w:lang w:eastAsia="zh"/>
              </w:rPr>
            </w:pPr>
            <w:r>
              <w:rPr>
                <w:rFonts w:ascii="宋体" w:eastAsia="宋体" w:hAnsi="宋体" w:hint="eastAsia"/>
                <w:lang w:eastAsia="zh"/>
              </w:rPr>
              <w:t>auditComment.html</w:t>
            </w:r>
          </w:p>
        </w:tc>
        <w:tc>
          <w:tcPr>
            <w:tcW w:w="4529" w:type="dxa"/>
          </w:tcPr>
          <w:p w14:paraId="3A9DA345" w14:textId="77777777" w:rsidR="00E754D6" w:rsidRDefault="00000000">
            <w:pPr>
              <w:spacing w:line="360" w:lineRule="auto"/>
              <w:rPr>
                <w:rFonts w:ascii="宋体" w:eastAsia="宋体" w:hAnsi="宋体"/>
                <w:lang w:eastAsia="zh"/>
              </w:rPr>
            </w:pPr>
            <w:r>
              <w:rPr>
                <w:rFonts w:ascii="宋体" w:eastAsia="宋体" w:hAnsi="宋体" w:hint="eastAsia"/>
                <w:lang w:eastAsia="zh"/>
              </w:rPr>
              <w:t>评论管理页面</w:t>
            </w:r>
          </w:p>
        </w:tc>
      </w:tr>
      <w:tr w:rsidR="00E754D6" w14:paraId="3431B210" w14:textId="77777777">
        <w:trPr>
          <w:trHeight w:val="70"/>
        </w:trPr>
        <w:tc>
          <w:tcPr>
            <w:tcW w:w="3767" w:type="dxa"/>
          </w:tcPr>
          <w:p w14:paraId="6520603F" w14:textId="77777777" w:rsidR="00E754D6" w:rsidRDefault="00000000">
            <w:pPr>
              <w:spacing w:line="360" w:lineRule="auto"/>
              <w:rPr>
                <w:rFonts w:ascii="宋体" w:eastAsia="宋体" w:hAnsi="宋体"/>
                <w:lang w:eastAsia="zh"/>
              </w:rPr>
            </w:pPr>
            <w:r>
              <w:rPr>
                <w:rFonts w:ascii="宋体" w:eastAsia="宋体" w:hAnsi="宋体" w:hint="eastAsia"/>
                <w:lang w:eastAsia="zh"/>
              </w:rPr>
              <w:t>checkTurnovers.html</w:t>
            </w:r>
          </w:p>
        </w:tc>
        <w:tc>
          <w:tcPr>
            <w:tcW w:w="4529" w:type="dxa"/>
          </w:tcPr>
          <w:p w14:paraId="2619507E" w14:textId="77777777" w:rsidR="00E754D6" w:rsidRDefault="00000000">
            <w:pPr>
              <w:spacing w:line="360" w:lineRule="auto"/>
              <w:rPr>
                <w:rFonts w:ascii="宋体" w:eastAsia="宋体" w:hAnsi="宋体"/>
                <w:lang w:eastAsia="zh"/>
              </w:rPr>
            </w:pPr>
            <w:r>
              <w:rPr>
                <w:rFonts w:ascii="宋体" w:eastAsia="宋体" w:hAnsi="宋体" w:hint="eastAsia"/>
                <w:lang w:eastAsia="zh"/>
              </w:rPr>
              <w:t>营业额查看页面</w:t>
            </w:r>
          </w:p>
        </w:tc>
      </w:tr>
    </w:tbl>
    <w:p w14:paraId="7188E3CE" w14:textId="77777777" w:rsidR="00E754D6" w:rsidRDefault="00000000">
      <w:pPr>
        <w:spacing w:line="360" w:lineRule="auto"/>
        <w:rPr>
          <w:rFonts w:ascii="宋体" w:eastAsia="宋体" w:hAnsi="宋体"/>
        </w:rPr>
      </w:pPr>
      <w:r>
        <w:rPr>
          <w:rFonts w:ascii="宋体" w:eastAsia="宋体" w:hAnsi="宋体"/>
        </w:rPr>
        <w:t>事务层：</w:t>
      </w:r>
      <w:r>
        <w:rPr>
          <w:rFonts w:ascii="宋体" w:eastAsia="宋体" w:hAnsi="宋体" w:hint="eastAsia"/>
        </w:rPr>
        <w:t>Administrator</w:t>
      </w:r>
      <w:r>
        <w:rPr>
          <w:rFonts w:ascii="宋体" w:eastAsia="宋体" w:hAnsi="宋体"/>
        </w:rPr>
        <w:t xml:space="preserve">.java </w:t>
      </w:r>
      <w:r>
        <w:rPr>
          <w:rFonts w:ascii="宋体" w:eastAsia="宋体" w:hAnsi="宋体" w:hint="eastAsia"/>
          <w:lang w:eastAsia="zh"/>
        </w:rPr>
        <w:t>商家</w:t>
      </w:r>
      <w:r>
        <w:rPr>
          <w:rFonts w:ascii="宋体" w:eastAsia="宋体" w:hAnsi="宋体" w:hint="eastAsia"/>
        </w:rPr>
        <w:t>类</w:t>
      </w:r>
    </w:p>
    <w:p w14:paraId="2B98476E" w14:textId="77777777" w:rsidR="00E754D6" w:rsidRDefault="00000000">
      <w:pPr>
        <w:spacing w:line="360" w:lineRule="auto"/>
        <w:rPr>
          <w:rFonts w:ascii="宋体" w:eastAsia="宋体" w:hAnsi="宋体"/>
        </w:rPr>
      </w:pPr>
      <w:r>
        <w:rPr>
          <w:rFonts w:ascii="宋体" w:eastAsia="宋体" w:hAnsi="宋体"/>
        </w:rPr>
        <w:t>数据层：</w:t>
      </w:r>
      <w:r>
        <w:rPr>
          <w:rFonts w:ascii="宋体" w:eastAsia="宋体" w:hAnsi="宋体" w:hint="eastAsia"/>
        </w:rPr>
        <w:t>Administrator</w:t>
      </w:r>
      <w:r>
        <w:rPr>
          <w:rFonts w:ascii="宋体" w:eastAsia="宋体" w:hAnsi="宋体"/>
        </w:rPr>
        <w:t xml:space="preserve">.dat </w:t>
      </w:r>
      <w:r>
        <w:rPr>
          <w:rFonts w:ascii="宋体" w:eastAsia="宋体" w:hAnsi="宋体" w:hint="eastAsia"/>
          <w:lang w:eastAsia="zh"/>
        </w:rPr>
        <w:t>商家</w:t>
      </w:r>
      <w:r>
        <w:rPr>
          <w:rFonts w:ascii="宋体" w:eastAsia="宋体" w:hAnsi="宋体"/>
        </w:rPr>
        <w:t>信息表</w:t>
      </w:r>
    </w:p>
    <w:p w14:paraId="0BF90887" w14:textId="77777777" w:rsidR="00E754D6" w:rsidRDefault="00E754D6">
      <w:pPr>
        <w:spacing w:line="360" w:lineRule="auto"/>
        <w:rPr>
          <w:rFonts w:ascii="宋体" w:eastAsia="宋体" w:hAnsi="宋体"/>
        </w:rPr>
      </w:pPr>
    </w:p>
    <w:p w14:paraId="6BC8D40B" w14:textId="77777777" w:rsidR="00E754D6" w:rsidRDefault="00000000">
      <w:pPr>
        <w:pStyle w:val="4"/>
        <w:rPr>
          <w:rFonts w:ascii="宋体" w:hAnsi="宋体"/>
          <w:szCs w:val="21"/>
        </w:rPr>
      </w:pPr>
      <w:r>
        <w:rPr>
          <w:rFonts w:ascii="宋体" w:hAnsi="宋体"/>
          <w:szCs w:val="21"/>
        </w:rPr>
        <w:t>4.</w:t>
      </w:r>
      <w:r>
        <w:rPr>
          <w:rFonts w:ascii="宋体" w:hAnsi="宋体" w:hint="eastAsia"/>
          <w:szCs w:val="21"/>
        </w:rPr>
        <w:t>2</w:t>
      </w:r>
      <w:r>
        <w:rPr>
          <w:rFonts w:ascii="宋体" w:hAnsi="宋体"/>
          <w:szCs w:val="21"/>
        </w:rPr>
        <w:t>对</w:t>
      </w:r>
      <w:r>
        <w:rPr>
          <w:rFonts w:ascii="宋体" w:hAnsi="宋体" w:hint="eastAsia"/>
          <w:szCs w:val="21"/>
          <w:lang w:eastAsia="zh"/>
        </w:rPr>
        <w:t>Customer</w:t>
      </w:r>
      <w:r>
        <w:rPr>
          <w:rFonts w:ascii="宋体" w:hAnsi="宋体"/>
          <w:szCs w:val="21"/>
        </w:rPr>
        <w:t>类的三层划分</w:t>
      </w:r>
    </w:p>
    <w:p w14:paraId="127BA242" w14:textId="77777777" w:rsidR="00E754D6" w:rsidRDefault="00000000">
      <w:pPr>
        <w:spacing w:line="360" w:lineRule="auto"/>
        <w:rPr>
          <w:rFonts w:ascii="宋体" w:eastAsia="宋体" w:hAnsi="宋体"/>
        </w:rPr>
      </w:pPr>
      <w:r>
        <w:rPr>
          <w:rFonts w:ascii="宋体" w:eastAsia="宋体" w:hAnsi="宋体"/>
        </w:rPr>
        <w:t xml:space="preserve">界面层：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2"/>
        <w:gridCol w:w="4564"/>
      </w:tblGrid>
      <w:tr w:rsidR="00E754D6" w14:paraId="0C459AFF" w14:textId="77777777">
        <w:tc>
          <w:tcPr>
            <w:tcW w:w="3732" w:type="dxa"/>
          </w:tcPr>
          <w:p w14:paraId="2C0C85FC" w14:textId="77777777" w:rsidR="00E754D6" w:rsidRDefault="00000000">
            <w:pPr>
              <w:spacing w:line="360" w:lineRule="auto"/>
              <w:jc w:val="center"/>
              <w:rPr>
                <w:rFonts w:ascii="宋体" w:eastAsia="宋体" w:hAnsi="宋体"/>
              </w:rPr>
            </w:pPr>
            <w:r>
              <w:rPr>
                <w:rFonts w:ascii="宋体" w:eastAsia="宋体" w:hAnsi="宋体"/>
              </w:rPr>
              <w:t>名称</w:t>
            </w:r>
          </w:p>
        </w:tc>
        <w:tc>
          <w:tcPr>
            <w:tcW w:w="4564" w:type="dxa"/>
          </w:tcPr>
          <w:p w14:paraId="777CDD60"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44C433A7" w14:textId="77777777">
        <w:tc>
          <w:tcPr>
            <w:tcW w:w="3732" w:type="dxa"/>
          </w:tcPr>
          <w:p w14:paraId="6557EA7F" w14:textId="77777777" w:rsidR="00E754D6" w:rsidRDefault="00000000">
            <w:pPr>
              <w:spacing w:line="360" w:lineRule="auto"/>
              <w:rPr>
                <w:rFonts w:ascii="宋体" w:eastAsia="宋体" w:hAnsi="宋体"/>
              </w:rPr>
            </w:pPr>
            <w:r>
              <w:rPr>
                <w:rFonts w:ascii="宋体" w:eastAsia="宋体" w:hAnsi="宋体"/>
              </w:rPr>
              <w:t>signup</w:t>
            </w:r>
            <w:r>
              <w:rPr>
                <w:rFonts w:ascii="宋体" w:eastAsia="宋体" w:hAnsi="宋体" w:hint="eastAsia"/>
                <w:lang w:eastAsia="zh"/>
              </w:rPr>
              <w:t>Customer</w:t>
            </w:r>
            <w:r>
              <w:rPr>
                <w:rFonts w:ascii="宋体" w:eastAsia="宋体" w:hAnsi="宋体"/>
              </w:rPr>
              <w:t>.html</w:t>
            </w:r>
          </w:p>
        </w:tc>
        <w:tc>
          <w:tcPr>
            <w:tcW w:w="4564" w:type="dxa"/>
          </w:tcPr>
          <w:p w14:paraId="78CBFD60" w14:textId="77777777" w:rsidR="00E754D6" w:rsidRDefault="00000000">
            <w:pPr>
              <w:spacing w:line="360" w:lineRule="auto"/>
              <w:rPr>
                <w:rFonts w:ascii="宋体" w:eastAsia="宋体" w:hAnsi="宋体"/>
              </w:rPr>
            </w:pPr>
            <w:r>
              <w:rPr>
                <w:rFonts w:ascii="宋体" w:eastAsia="宋体" w:hAnsi="宋体" w:hint="eastAsia"/>
              </w:rPr>
              <w:t>普通用户</w:t>
            </w:r>
            <w:r>
              <w:rPr>
                <w:rFonts w:ascii="宋体" w:eastAsia="宋体" w:hAnsi="宋体"/>
              </w:rPr>
              <w:t>注册</w:t>
            </w:r>
            <w:r>
              <w:rPr>
                <w:rFonts w:ascii="宋体" w:eastAsia="宋体" w:hAnsi="宋体" w:hint="eastAsia"/>
              </w:rPr>
              <w:t>页面</w:t>
            </w:r>
          </w:p>
        </w:tc>
      </w:tr>
      <w:tr w:rsidR="00E754D6" w14:paraId="69069FC7" w14:textId="77777777">
        <w:tc>
          <w:tcPr>
            <w:tcW w:w="3732" w:type="dxa"/>
          </w:tcPr>
          <w:p w14:paraId="35FE572C" w14:textId="77777777" w:rsidR="00E754D6" w:rsidRDefault="00000000">
            <w:pPr>
              <w:spacing w:line="360" w:lineRule="auto"/>
              <w:rPr>
                <w:rFonts w:ascii="宋体" w:eastAsia="宋体" w:hAnsi="宋体"/>
              </w:rPr>
            </w:pPr>
            <w:r>
              <w:rPr>
                <w:rFonts w:ascii="宋体" w:eastAsia="宋体" w:hAnsi="宋体"/>
              </w:rPr>
              <w:t>signin.html</w:t>
            </w:r>
          </w:p>
        </w:tc>
        <w:tc>
          <w:tcPr>
            <w:tcW w:w="4564" w:type="dxa"/>
          </w:tcPr>
          <w:p w14:paraId="79631417" w14:textId="77777777" w:rsidR="00E754D6" w:rsidRDefault="00000000">
            <w:pPr>
              <w:spacing w:line="360" w:lineRule="auto"/>
              <w:rPr>
                <w:rFonts w:ascii="宋体" w:eastAsia="宋体" w:hAnsi="宋体"/>
              </w:rPr>
            </w:pPr>
            <w:r>
              <w:rPr>
                <w:rFonts w:ascii="宋体" w:eastAsia="宋体" w:hAnsi="宋体"/>
              </w:rPr>
              <w:t>登录</w:t>
            </w:r>
            <w:r>
              <w:rPr>
                <w:rFonts w:ascii="宋体" w:eastAsia="宋体" w:hAnsi="宋体" w:hint="eastAsia"/>
              </w:rPr>
              <w:t>页面</w:t>
            </w:r>
          </w:p>
        </w:tc>
      </w:tr>
      <w:tr w:rsidR="00E754D6" w14:paraId="5172B0A4" w14:textId="77777777">
        <w:tc>
          <w:tcPr>
            <w:tcW w:w="3732" w:type="dxa"/>
          </w:tcPr>
          <w:p w14:paraId="3E2C8503" w14:textId="77777777" w:rsidR="00E754D6" w:rsidRDefault="00000000">
            <w:pPr>
              <w:spacing w:line="360" w:lineRule="auto"/>
              <w:rPr>
                <w:rFonts w:ascii="宋体" w:eastAsia="宋体" w:hAnsi="宋体"/>
              </w:rPr>
            </w:pPr>
            <w:r>
              <w:rPr>
                <w:rFonts w:ascii="宋体" w:eastAsia="宋体" w:hAnsi="宋体"/>
              </w:rPr>
              <w:t>i</w:t>
            </w:r>
            <w:r>
              <w:rPr>
                <w:rFonts w:ascii="宋体" w:eastAsia="宋体" w:hAnsi="宋体" w:hint="eastAsia"/>
              </w:rPr>
              <w:t>ndex</w:t>
            </w:r>
            <w:r>
              <w:rPr>
                <w:rFonts w:ascii="宋体" w:eastAsia="宋体" w:hAnsi="宋体" w:hint="eastAsia"/>
                <w:lang w:eastAsia="zh"/>
              </w:rPr>
              <w:t>Customer</w:t>
            </w:r>
            <w:r>
              <w:rPr>
                <w:rFonts w:ascii="宋体" w:eastAsia="宋体" w:hAnsi="宋体" w:hint="eastAsia"/>
              </w:rPr>
              <w:t>.</w:t>
            </w:r>
            <w:r>
              <w:rPr>
                <w:rFonts w:ascii="宋体" w:eastAsia="宋体" w:hAnsi="宋体"/>
              </w:rPr>
              <w:t>html</w:t>
            </w:r>
          </w:p>
        </w:tc>
        <w:tc>
          <w:tcPr>
            <w:tcW w:w="4564" w:type="dxa"/>
          </w:tcPr>
          <w:p w14:paraId="4CF79743" w14:textId="77777777" w:rsidR="00E754D6" w:rsidRDefault="00000000">
            <w:pPr>
              <w:spacing w:line="360" w:lineRule="auto"/>
              <w:rPr>
                <w:rFonts w:ascii="宋体" w:eastAsia="宋体" w:hAnsi="宋体"/>
              </w:rPr>
            </w:pPr>
            <w:r>
              <w:rPr>
                <w:rFonts w:ascii="宋体" w:eastAsia="宋体" w:hAnsi="宋体" w:hint="eastAsia"/>
              </w:rPr>
              <w:t>首页</w:t>
            </w:r>
          </w:p>
        </w:tc>
      </w:tr>
      <w:tr w:rsidR="00E754D6" w14:paraId="4DDC2029" w14:textId="77777777">
        <w:tc>
          <w:tcPr>
            <w:tcW w:w="3732" w:type="dxa"/>
          </w:tcPr>
          <w:p w14:paraId="37EF7279" w14:textId="77777777" w:rsidR="00E754D6" w:rsidRDefault="00000000">
            <w:pPr>
              <w:spacing w:line="360" w:lineRule="auto"/>
              <w:rPr>
                <w:rFonts w:ascii="宋体" w:eastAsia="宋体" w:hAnsi="宋体"/>
              </w:rPr>
            </w:pPr>
            <w:r>
              <w:rPr>
                <w:rFonts w:ascii="宋体" w:eastAsia="宋体" w:hAnsi="宋体" w:hint="eastAsia"/>
              </w:rPr>
              <w:t>get</w:t>
            </w:r>
            <w:r>
              <w:rPr>
                <w:rFonts w:ascii="宋体" w:eastAsia="宋体" w:hAnsi="宋体"/>
              </w:rPr>
              <w:t>UserInfo.html</w:t>
            </w:r>
          </w:p>
        </w:tc>
        <w:tc>
          <w:tcPr>
            <w:tcW w:w="4564" w:type="dxa"/>
          </w:tcPr>
          <w:p w14:paraId="78075F33" w14:textId="77777777" w:rsidR="00E754D6" w:rsidRDefault="00000000">
            <w:pPr>
              <w:spacing w:line="360" w:lineRule="auto"/>
              <w:rPr>
                <w:rFonts w:ascii="宋体" w:eastAsia="宋体" w:hAnsi="宋体"/>
              </w:rPr>
            </w:pPr>
            <w:r>
              <w:rPr>
                <w:rFonts w:ascii="宋体" w:eastAsia="宋体" w:hAnsi="宋体" w:hint="eastAsia"/>
              </w:rPr>
              <w:t>查看个人信息页面</w:t>
            </w:r>
          </w:p>
        </w:tc>
      </w:tr>
      <w:tr w:rsidR="00E754D6" w14:paraId="6D16498D" w14:textId="77777777">
        <w:trPr>
          <w:trHeight w:val="70"/>
        </w:trPr>
        <w:tc>
          <w:tcPr>
            <w:tcW w:w="3732" w:type="dxa"/>
          </w:tcPr>
          <w:p w14:paraId="10CAAFD2" w14:textId="77777777" w:rsidR="00E754D6" w:rsidRDefault="00000000">
            <w:pPr>
              <w:spacing w:line="360" w:lineRule="auto"/>
              <w:rPr>
                <w:rFonts w:ascii="宋体" w:eastAsia="宋体" w:hAnsi="宋体"/>
              </w:rPr>
            </w:pPr>
            <w:r>
              <w:rPr>
                <w:rFonts w:ascii="宋体" w:eastAsia="宋体" w:hAnsi="宋体" w:hint="eastAsia"/>
              </w:rPr>
              <w:t>changeP</w:t>
            </w:r>
            <w:r>
              <w:rPr>
                <w:rFonts w:ascii="宋体" w:eastAsia="宋体" w:hAnsi="宋体"/>
              </w:rPr>
              <w:t>assword.html</w:t>
            </w:r>
          </w:p>
        </w:tc>
        <w:tc>
          <w:tcPr>
            <w:tcW w:w="4564" w:type="dxa"/>
          </w:tcPr>
          <w:p w14:paraId="4AC7C67B" w14:textId="77777777" w:rsidR="00E754D6" w:rsidRDefault="00000000">
            <w:pPr>
              <w:spacing w:line="360" w:lineRule="auto"/>
              <w:rPr>
                <w:rFonts w:ascii="宋体" w:eastAsia="宋体" w:hAnsi="宋体"/>
              </w:rPr>
            </w:pPr>
            <w:r>
              <w:rPr>
                <w:rFonts w:ascii="宋体" w:eastAsia="宋体" w:hAnsi="宋体" w:hint="eastAsia"/>
              </w:rPr>
              <w:t>修改密码</w:t>
            </w:r>
          </w:p>
        </w:tc>
      </w:tr>
      <w:tr w:rsidR="00E754D6" w14:paraId="505E8FB8" w14:textId="77777777">
        <w:trPr>
          <w:trHeight w:val="70"/>
        </w:trPr>
        <w:tc>
          <w:tcPr>
            <w:tcW w:w="3732" w:type="dxa"/>
          </w:tcPr>
          <w:p w14:paraId="0B10A382" w14:textId="77777777" w:rsidR="00E754D6" w:rsidRDefault="00000000">
            <w:pPr>
              <w:spacing w:line="360" w:lineRule="auto"/>
              <w:rPr>
                <w:rFonts w:ascii="宋体" w:eastAsia="宋体" w:hAnsi="宋体"/>
                <w:lang w:eastAsia="zh"/>
              </w:rPr>
            </w:pPr>
            <w:r>
              <w:rPr>
                <w:rFonts w:ascii="宋体" w:eastAsia="宋体" w:hAnsi="宋体" w:hint="eastAsia"/>
                <w:lang w:eastAsia="zh"/>
              </w:rPr>
              <w:t>auditSecurityAnswer.html</w:t>
            </w:r>
          </w:p>
        </w:tc>
        <w:tc>
          <w:tcPr>
            <w:tcW w:w="4564" w:type="dxa"/>
          </w:tcPr>
          <w:p w14:paraId="185D5A51" w14:textId="77777777" w:rsidR="00E754D6" w:rsidRDefault="00000000">
            <w:pPr>
              <w:spacing w:line="360" w:lineRule="auto"/>
              <w:rPr>
                <w:rFonts w:ascii="宋体" w:eastAsia="宋体" w:hAnsi="宋体"/>
                <w:lang w:eastAsia="zh"/>
              </w:rPr>
            </w:pPr>
            <w:r>
              <w:rPr>
                <w:rFonts w:ascii="宋体" w:eastAsia="宋体" w:hAnsi="宋体" w:hint="eastAsia"/>
                <w:lang w:eastAsia="zh"/>
              </w:rPr>
              <w:t>管理密保问题及答案页面</w:t>
            </w:r>
          </w:p>
        </w:tc>
      </w:tr>
      <w:tr w:rsidR="00E754D6" w14:paraId="197FE291" w14:textId="77777777">
        <w:trPr>
          <w:trHeight w:val="70"/>
        </w:trPr>
        <w:tc>
          <w:tcPr>
            <w:tcW w:w="3732" w:type="dxa"/>
          </w:tcPr>
          <w:p w14:paraId="56BC6BD2" w14:textId="77777777" w:rsidR="00E754D6" w:rsidRDefault="00000000">
            <w:pPr>
              <w:spacing w:line="360" w:lineRule="auto"/>
              <w:rPr>
                <w:rFonts w:ascii="宋体" w:eastAsia="宋体" w:hAnsi="宋体"/>
                <w:lang w:eastAsia="zh"/>
              </w:rPr>
            </w:pPr>
            <w:r>
              <w:rPr>
                <w:rFonts w:ascii="宋体" w:eastAsia="宋体" w:hAnsi="宋体" w:hint="eastAsia"/>
                <w:lang w:eastAsia="zh"/>
              </w:rPr>
              <w:t>auditCollect.html</w:t>
            </w:r>
          </w:p>
        </w:tc>
        <w:tc>
          <w:tcPr>
            <w:tcW w:w="4564" w:type="dxa"/>
          </w:tcPr>
          <w:p w14:paraId="1581394C" w14:textId="77777777" w:rsidR="00E754D6" w:rsidRDefault="00000000">
            <w:pPr>
              <w:spacing w:line="360" w:lineRule="auto"/>
              <w:rPr>
                <w:rFonts w:ascii="宋体" w:eastAsia="宋体" w:hAnsi="宋体"/>
                <w:lang w:eastAsia="zh"/>
              </w:rPr>
            </w:pPr>
            <w:r>
              <w:rPr>
                <w:rFonts w:ascii="宋体" w:eastAsia="宋体" w:hAnsi="宋体" w:hint="eastAsia"/>
                <w:lang w:eastAsia="zh"/>
              </w:rPr>
              <w:t>收藏管理页面</w:t>
            </w:r>
          </w:p>
        </w:tc>
      </w:tr>
      <w:tr w:rsidR="00E754D6" w14:paraId="48AD64DC" w14:textId="77777777">
        <w:trPr>
          <w:trHeight w:val="70"/>
        </w:trPr>
        <w:tc>
          <w:tcPr>
            <w:tcW w:w="3732" w:type="dxa"/>
          </w:tcPr>
          <w:p w14:paraId="5A2392DD" w14:textId="77777777" w:rsidR="00E754D6" w:rsidRDefault="00000000">
            <w:pPr>
              <w:spacing w:line="360" w:lineRule="auto"/>
              <w:rPr>
                <w:rFonts w:ascii="宋体" w:eastAsia="宋体" w:hAnsi="宋体"/>
                <w:lang w:eastAsia="zh"/>
              </w:rPr>
            </w:pPr>
            <w:r>
              <w:rPr>
                <w:rFonts w:ascii="宋体" w:eastAsia="宋体" w:hAnsi="宋体" w:hint="eastAsia"/>
                <w:lang w:eastAsia="zh"/>
              </w:rPr>
              <w:t>checkComments.html</w:t>
            </w:r>
          </w:p>
        </w:tc>
        <w:tc>
          <w:tcPr>
            <w:tcW w:w="4564" w:type="dxa"/>
          </w:tcPr>
          <w:p w14:paraId="21C61F59" w14:textId="77777777" w:rsidR="00E754D6" w:rsidRDefault="00000000">
            <w:pPr>
              <w:spacing w:line="360" w:lineRule="auto"/>
              <w:rPr>
                <w:rFonts w:ascii="宋体" w:eastAsia="宋体" w:hAnsi="宋体"/>
                <w:lang w:eastAsia="zh"/>
              </w:rPr>
            </w:pPr>
            <w:r>
              <w:rPr>
                <w:rFonts w:ascii="宋体" w:eastAsia="宋体" w:hAnsi="宋体" w:hint="eastAsia"/>
                <w:lang w:eastAsia="zh"/>
              </w:rPr>
              <w:t>查看评论及点赞页面</w:t>
            </w:r>
          </w:p>
        </w:tc>
      </w:tr>
      <w:tr w:rsidR="00E754D6" w14:paraId="4ADF04BB" w14:textId="77777777">
        <w:trPr>
          <w:trHeight w:val="70"/>
        </w:trPr>
        <w:tc>
          <w:tcPr>
            <w:tcW w:w="3732" w:type="dxa"/>
          </w:tcPr>
          <w:p w14:paraId="3F03295C" w14:textId="77777777" w:rsidR="00E754D6" w:rsidRDefault="00000000">
            <w:pPr>
              <w:spacing w:line="360" w:lineRule="auto"/>
              <w:rPr>
                <w:rFonts w:ascii="宋体" w:eastAsia="宋体" w:hAnsi="宋体"/>
                <w:lang w:eastAsia="zh"/>
              </w:rPr>
            </w:pPr>
            <w:r>
              <w:rPr>
                <w:rFonts w:ascii="宋体" w:eastAsia="宋体" w:hAnsi="宋体" w:hint="eastAsia"/>
                <w:lang w:eastAsia="zh"/>
              </w:rPr>
              <w:t>postComment.html</w:t>
            </w:r>
          </w:p>
        </w:tc>
        <w:tc>
          <w:tcPr>
            <w:tcW w:w="4564" w:type="dxa"/>
          </w:tcPr>
          <w:p w14:paraId="7756754D" w14:textId="77777777" w:rsidR="00E754D6" w:rsidRDefault="00000000">
            <w:pPr>
              <w:spacing w:line="360" w:lineRule="auto"/>
              <w:rPr>
                <w:rFonts w:ascii="宋体" w:eastAsia="宋体" w:hAnsi="宋体"/>
                <w:lang w:eastAsia="zh"/>
              </w:rPr>
            </w:pPr>
            <w:r>
              <w:rPr>
                <w:rFonts w:ascii="宋体" w:eastAsia="宋体" w:hAnsi="宋体" w:hint="eastAsia"/>
                <w:lang w:eastAsia="zh"/>
              </w:rPr>
              <w:t>评论发表页面</w:t>
            </w:r>
          </w:p>
        </w:tc>
      </w:tr>
      <w:tr w:rsidR="00E754D6" w14:paraId="31FE13EF" w14:textId="77777777">
        <w:trPr>
          <w:trHeight w:val="70"/>
        </w:trPr>
        <w:tc>
          <w:tcPr>
            <w:tcW w:w="3732" w:type="dxa"/>
          </w:tcPr>
          <w:p w14:paraId="68C55A37" w14:textId="77777777" w:rsidR="00E754D6" w:rsidRDefault="00000000">
            <w:pPr>
              <w:spacing w:line="360" w:lineRule="auto"/>
              <w:rPr>
                <w:rFonts w:ascii="宋体" w:eastAsia="宋体" w:hAnsi="宋体"/>
                <w:lang w:eastAsia="zh"/>
              </w:rPr>
            </w:pPr>
            <w:r>
              <w:rPr>
                <w:rFonts w:ascii="宋体" w:eastAsia="宋体" w:hAnsi="宋体" w:hint="eastAsia"/>
                <w:lang w:eastAsia="zh"/>
              </w:rPr>
              <w:t>deleteComment.html</w:t>
            </w:r>
          </w:p>
        </w:tc>
        <w:tc>
          <w:tcPr>
            <w:tcW w:w="4564" w:type="dxa"/>
          </w:tcPr>
          <w:p w14:paraId="7622D97A" w14:textId="77777777" w:rsidR="00E754D6" w:rsidRDefault="00000000">
            <w:pPr>
              <w:spacing w:line="360" w:lineRule="auto"/>
              <w:rPr>
                <w:rFonts w:ascii="宋体" w:eastAsia="宋体" w:hAnsi="宋体"/>
                <w:lang w:eastAsia="zh"/>
              </w:rPr>
            </w:pPr>
            <w:r>
              <w:rPr>
                <w:rFonts w:ascii="宋体" w:eastAsia="宋体" w:hAnsi="宋体" w:hint="eastAsia"/>
                <w:lang w:eastAsia="zh"/>
              </w:rPr>
              <w:t>评论删除页面</w:t>
            </w:r>
          </w:p>
        </w:tc>
      </w:tr>
      <w:tr w:rsidR="00E754D6" w14:paraId="3CC4CF4E" w14:textId="77777777">
        <w:trPr>
          <w:trHeight w:val="70"/>
        </w:trPr>
        <w:tc>
          <w:tcPr>
            <w:tcW w:w="3732" w:type="dxa"/>
          </w:tcPr>
          <w:p w14:paraId="7B4F7FFA" w14:textId="77777777" w:rsidR="00E754D6" w:rsidRDefault="00000000">
            <w:pPr>
              <w:spacing w:line="360" w:lineRule="auto"/>
              <w:rPr>
                <w:rFonts w:ascii="宋体" w:eastAsia="宋体" w:hAnsi="宋体"/>
              </w:rPr>
            </w:pPr>
            <w:r>
              <w:rPr>
                <w:rFonts w:ascii="宋体" w:eastAsia="宋体" w:hAnsi="宋体"/>
              </w:rPr>
              <w:t>c</w:t>
            </w:r>
            <w:r>
              <w:rPr>
                <w:rFonts w:ascii="宋体" w:eastAsia="宋体" w:hAnsi="宋体" w:hint="eastAsia"/>
              </w:rPr>
              <w:t>ancel</w:t>
            </w:r>
            <w:r>
              <w:rPr>
                <w:rFonts w:ascii="宋体" w:eastAsia="宋体" w:hAnsi="宋体"/>
              </w:rPr>
              <w:t>User.html</w:t>
            </w:r>
          </w:p>
        </w:tc>
        <w:tc>
          <w:tcPr>
            <w:tcW w:w="4564" w:type="dxa"/>
          </w:tcPr>
          <w:p w14:paraId="33ED96F4" w14:textId="77777777" w:rsidR="00E754D6" w:rsidRDefault="00000000">
            <w:pPr>
              <w:spacing w:line="360" w:lineRule="auto"/>
              <w:rPr>
                <w:rFonts w:ascii="宋体" w:eastAsia="宋体" w:hAnsi="宋体"/>
              </w:rPr>
            </w:pPr>
            <w:r>
              <w:rPr>
                <w:rFonts w:ascii="宋体" w:eastAsia="宋体" w:hAnsi="宋体" w:hint="eastAsia"/>
              </w:rPr>
              <w:t>注销账户页面</w:t>
            </w:r>
          </w:p>
        </w:tc>
      </w:tr>
      <w:tr w:rsidR="00E754D6" w14:paraId="68DD99DF" w14:textId="77777777">
        <w:trPr>
          <w:trHeight w:val="70"/>
        </w:trPr>
        <w:tc>
          <w:tcPr>
            <w:tcW w:w="3732" w:type="dxa"/>
          </w:tcPr>
          <w:p w14:paraId="6551B3CF" w14:textId="77777777" w:rsidR="00E754D6" w:rsidRDefault="00000000">
            <w:pPr>
              <w:spacing w:line="360" w:lineRule="auto"/>
              <w:rPr>
                <w:rFonts w:ascii="宋体" w:eastAsia="宋体" w:hAnsi="宋体"/>
              </w:rPr>
            </w:pPr>
            <w:r>
              <w:rPr>
                <w:rFonts w:ascii="宋体" w:eastAsia="宋体" w:hAnsi="宋体"/>
              </w:rPr>
              <w:t>f</w:t>
            </w:r>
            <w:r>
              <w:rPr>
                <w:rFonts w:ascii="宋体" w:eastAsia="宋体" w:hAnsi="宋体" w:hint="eastAsia"/>
              </w:rPr>
              <w:t>orget</w:t>
            </w:r>
            <w:r>
              <w:rPr>
                <w:rFonts w:ascii="宋体" w:eastAsia="宋体" w:hAnsi="宋体"/>
              </w:rPr>
              <w:t>P</w:t>
            </w:r>
            <w:r>
              <w:rPr>
                <w:rFonts w:ascii="宋体" w:eastAsia="宋体" w:hAnsi="宋体" w:hint="eastAsia"/>
              </w:rPr>
              <w:t>assword.</w:t>
            </w:r>
            <w:r>
              <w:rPr>
                <w:rFonts w:ascii="宋体" w:eastAsia="宋体" w:hAnsi="宋体"/>
              </w:rPr>
              <w:t>html</w:t>
            </w:r>
          </w:p>
        </w:tc>
        <w:tc>
          <w:tcPr>
            <w:tcW w:w="4564" w:type="dxa"/>
          </w:tcPr>
          <w:p w14:paraId="0A6BE930" w14:textId="77777777" w:rsidR="00E754D6" w:rsidRDefault="00000000">
            <w:pPr>
              <w:spacing w:line="360" w:lineRule="auto"/>
              <w:rPr>
                <w:rFonts w:ascii="宋体" w:eastAsia="宋体" w:hAnsi="宋体"/>
              </w:rPr>
            </w:pPr>
            <w:r>
              <w:rPr>
                <w:rFonts w:ascii="宋体" w:eastAsia="宋体" w:hAnsi="宋体"/>
              </w:rPr>
              <w:t>密码找回</w:t>
            </w:r>
            <w:r>
              <w:rPr>
                <w:rFonts w:ascii="宋体" w:eastAsia="宋体" w:hAnsi="宋体" w:hint="eastAsia"/>
              </w:rPr>
              <w:t>页</w:t>
            </w:r>
            <w:r>
              <w:rPr>
                <w:rFonts w:ascii="宋体" w:eastAsia="宋体" w:hAnsi="宋体"/>
              </w:rPr>
              <w:t>面</w:t>
            </w:r>
          </w:p>
        </w:tc>
      </w:tr>
    </w:tbl>
    <w:p w14:paraId="1864EC23" w14:textId="77777777" w:rsidR="00E754D6" w:rsidRDefault="00000000">
      <w:pPr>
        <w:spacing w:line="360" w:lineRule="auto"/>
        <w:rPr>
          <w:rFonts w:ascii="宋体" w:eastAsia="宋体" w:hAnsi="宋体"/>
        </w:rPr>
      </w:pPr>
      <w:r>
        <w:rPr>
          <w:rFonts w:ascii="宋体" w:eastAsia="宋体" w:hAnsi="宋体"/>
        </w:rPr>
        <w:t>事务层：</w:t>
      </w:r>
      <w:r>
        <w:rPr>
          <w:rFonts w:ascii="宋体" w:eastAsia="宋体" w:hAnsi="宋体" w:hint="eastAsia"/>
          <w:lang w:eastAsia="zh"/>
        </w:rPr>
        <w:t>Customer</w:t>
      </w:r>
      <w:r>
        <w:rPr>
          <w:rFonts w:ascii="宋体" w:eastAsia="宋体" w:hAnsi="宋体"/>
        </w:rPr>
        <w:t xml:space="preserve">.java </w:t>
      </w:r>
      <w:r>
        <w:rPr>
          <w:rFonts w:ascii="宋体" w:eastAsia="宋体" w:hAnsi="宋体" w:hint="eastAsia"/>
        </w:rPr>
        <w:t>普通用户类</w:t>
      </w:r>
    </w:p>
    <w:p w14:paraId="72C3B24F" w14:textId="77777777" w:rsidR="00E754D6" w:rsidRDefault="00000000">
      <w:pPr>
        <w:spacing w:line="360" w:lineRule="auto"/>
        <w:rPr>
          <w:rFonts w:ascii="宋体" w:eastAsia="宋体" w:hAnsi="宋体"/>
        </w:rPr>
      </w:pPr>
      <w:r>
        <w:rPr>
          <w:rFonts w:ascii="宋体" w:eastAsia="宋体" w:hAnsi="宋体"/>
        </w:rPr>
        <w:t>数据层：</w:t>
      </w:r>
      <w:r>
        <w:rPr>
          <w:rFonts w:ascii="宋体" w:eastAsia="宋体" w:hAnsi="宋体" w:hint="eastAsia"/>
          <w:lang w:eastAsia="zh"/>
        </w:rPr>
        <w:t>Customer</w:t>
      </w:r>
      <w:r>
        <w:rPr>
          <w:rFonts w:ascii="宋体" w:eastAsia="宋体" w:hAnsi="宋体"/>
        </w:rPr>
        <w:t xml:space="preserve">.dat </w:t>
      </w:r>
      <w:r>
        <w:rPr>
          <w:rFonts w:ascii="宋体" w:eastAsia="宋体" w:hAnsi="宋体" w:hint="eastAsia"/>
        </w:rPr>
        <w:t>普通用</w:t>
      </w:r>
      <w:r>
        <w:rPr>
          <w:rFonts w:ascii="宋体" w:eastAsia="宋体" w:hAnsi="宋体"/>
        </w:rPr>
        <w:t>户信息表</w:t>
      </w:r>
    </w:p>
    <w:p w14:paraId="589C785C" w14:textId="77777777" w:rsidR="00E754D6" w:rsidRDefault="00E754D6">
      <w:pPr>
        <w:spacing w:line="360" w:lineRule="auto"/>
        <w:rPr>
          <w:rFonts w:ascii="宋体" w:eastAsia="宋体" w:hAnsi="宋体"/>
        </w:rPr>
      </w:pPr>
    </w:p>
    <w:p w14:paraId="05C23E69" w14:textId="77777777" w:rsidR="00E754D6" w:rsidRDefault="00000000">
      <w:pPr>
        <w:pStyle w:val="4"/>
        <w:rPr>
          <w:rFonts w:ascii="宋体" w:hAnsi="宋体"/>
          <w:szCs w:val="21"/>
        </w:rPr>
      </w:pPr>
      <w:r>
        <w:rPr>
          <w:rFonts w:ascii="宋体" w:hAnsi="宋体"/>
          <w:szCs w:val="21"/>
        </w:rPr>
        <w:t>4.3对</w:t>
      </w:r>
      <w:r>
        <w:rPr>
          <w:rFonts w:ascii="宋体" w:hAnsi="宋体" w:hint="eastAsia"/>
          <w:szCs w:val="21"/>
          <w:lang w:eastAsia="zh"/>
        </w:rPr>
        <w:t>Menu</w:t>
      </w:r>
      <w:r>
        <w:rPr>
          <w:rFonts w:ascii="宋体" w:hAnsi="宋体"/>
          <w:szCs w:val="21"/>
        </w:rPr>
        <w:t>类的三层划分</w:t>
      </w:r>
    </w:p>
    <w:p w14:paraId="07E10595" w14:textId="77777777" w:rsidR="00E754D6" w:rsidRDefault="00000000">
      <w:pPr>
        <w:spacing w:line="360" w:lineRule="auto"/>
        <w:rPr>
          <w:rFonts w:ascii="宋体" w:eastAsia="宋体" w:hAnsi="宋体"/>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E754D6" w14:paraId="6201FAE5" w14:textId="77777777">
        <w:tc>
          <w:tcPr>
            <w:tcW w:w="4179" w:type="dxa"/>
          </w:tcPr>
          <w:p w14:paraId="5E9FEAE3" w14:textId="77777777" w:rsidR="00E754D6" w:rsidRDefault="00000000">
            <w:pPr>
              <w:spacing w:line="360" w:lineRule="auto"/>
              <w:jc w:val="center"/>
              <w:rPr>
                <w:rFonts w:ascii="宋体" w:eastAsia="宋体" w:hAnsi="宋体"/>
              </w:rPr>
            </w:pPr>
            <w:r>
              <w:rPr>
                <w:rFonts w:ascii="宋体" w:eastAsia="宋体" w:hAnsi="宋体"/>
              </w:rPr>
              <w:t>名称</w:t>
            </w:r>
          </w:p>
        </w:tc>
        <w:tc>
          <w:tcPr>
            <w:tcW w:w="4117" w:type="dxa"/>
          </w:tcPr>
          <w:p w14:paraId="3802E46D"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703B15AC" w14:textId="77777777">
        <w:tc>
          <w:tcPr>
            <w:tcW w:w="4179" w:type="dxa"/>
          </w:tcPr>
          <w:p w14:paraId="0103001B" w14:textId="77777777" w:rsidR="00E754D6" w:rsidRDefault="00000000">
            <w:pPr>
              <w:spacing w:line="360" w:lineRule="auto"/>
              <w:rPr>
                <w:rFonts w:ascii="宋体" w:eastAsia="宋体" w:hAnsi="宋体" w:cs="宋体"/>
                <w:szCs w:val="21"/>
              </w:rPr>
            </w:pPr>
            <w:r>
              <w:rPr>
                <w:rFonts w:ascii="宋体" w:eastAsia="宋体" w:hAnsi="宋体" w:cs="宋体" w:hint="eastAsia"/>
                <w:szCs w:val="21"/>
                <w:shd w:val="clear" w:color="auto" w:fill="FFFFFF"/>
              </w:rPr>
              <w:t>MenuDetail.html</w:t>
            </w:r>
          </w:p>
        </w:tc>
        <w:tc>
          <w:tcPr>
            <w:tcW w:w="4117" w:type="dxa"/>
          </w:tcPr>
          <w:p w14:paraId="6B27C846" w14:textId="77777777" w:rsidR="00E754D6" w:rsidRDefault="00000000">
            <w:pPr>
              <w:spacing w:line="360" w:lineRule="auto"/>
              <w:rPr>
                <w:rFonts w:ascii="宋体" w:eastAsia="宋体" w:hAnsi="宋体"/>
                <w:lang w:eastAsia="zh"/>
              </w:rPr>
            </w:pPr>
            <w:r>
              <w:rPr>
                <w:rFonts w:ascii="宋体" w:eastAsia="宋体" w:hAnsi="宋体" w:hint="eastAsia"/>
              </w:rPr>
              <w:t>菜单</w:t>
            </w:r>
            <w:r>
              <w:rPr>
                <w:rFonts w:ascii="宋体" w:eastAsia="宋体" w:hAnsi="宋体" w:hint="eastAsia"/>
                <w:lang w:eastAsia="zh"/>
              </w:rPr>
              <w:t>详情</w:t>
            </w:r>
            <w:r>
              <w:rPr>
                <w:rFonts w:ascii="宋体" w:eastAsia="宋体" w:hAnsi="宋体" w:hint="eastAsia"/>
              </w:rPr>
              <w:t>页面</w:t>
            </w:r>
            <w:r>
              <w:rPr>
                <w:rFonts w:ascii="宋体" w:eastAsia="宋体" w:hAnsi="宋体" w:hint="eastAsia"/>
                <w:lang w:eastAsia="zh"/>
              </w:rPr>
              <w:t>（包括菜单分类及所含菜品）</w:t>
            </w:r>
          </w:p>
        </w:tc>
      </w:tr>
      <w:tr w:rsidR="00E754D6" w14:paraId="71215F9B" w14:textId="77777777">
        <w:tc>
          <w:tcPr>
            <w:tcW w:w="4179" w:type="dxa"/>
          </w:tcPr>
          <w:p w14:paraId="25BB509C" w14:textId="77777777" w:rsidR="00E754D6" w:rsidRDefault="00000000">
            <w:pPr>
              <w:spacing w:line="360" w:lineRule="auto"/>
              <w:rPr>
                <w:rFonts w:ascii="宋体" w:eastAsia="宋体" w:hAnsi="宋体" w:cs="宋体"/>
                <w:szCs w:val="21"/>
              </w:rPr>
            </w:pPr>
            <w:r>
              <w:rPr>
                <w:rFonts w:ascii="宋体" w:eastAsia="宋体" w:hAnsi="宋体" w:cs="宋体" w:hint="eastAsia"/>
                <w:szCs w:val="21"/>
                <w:shd w:val="clear" w:color="auto" w:fill="FFFFFF"/>
              </w:rPr>
              <w:t>EditMenu.html</w:t>
            </w:r>
          </w:p>
        </w:tc>
        <w:tc>
          <w:tcPr>
            <w:tcW w:w="4117" w:type="dxa"/>
          </w:tcPr>
          <w:p w14:paraId="1E104485" w14:textId="77777777" w:rsidR="00E754D6" w:rsidRDefault="00000000">
            <w:pPr>
              <w:spacing w:line="360" w:lineRule="auto"/>
              <w:rPr>
                <w:rFonts w:ascii="宋体" w:eastAsia="宋体" w:hAnsi="宋体"/>
              </w:rPr>
            </w:pPr>
            <w:r>
              <w:rPr>
                <w:rFonts w:ascii="宋体" w:eastAsia="宋体" w:hAnsi="宋体" w:hint="eastAsia"/>
                <w:lang w:eastAsia="zh"/>
              </w:rPr>
              <w:t>编辑</w:t>
            </w:r>
            <w:r>
              <w:rPr>
                <w:rFonts w:ascii="宋体" w:eastAsia="宋体" w:hAnsi="宋体" w:hint="eastAsia"/>
              </w:rPr>
              <w:t>菜单页面</w:t>
            </w:r>
          </w:p>
        </w:tc>
      </w:tr>
      <w:tr w:rsidR="00E754D6" w14:paraId="013B6B01" w14:textId="77777777">
        <w:tc>
          <w:tcPr>
            <w:tcW w:w="4179" w:type="dxa"/>
          </w:tcPr>
          <w:p w14:paraId="285DAD7A" w14:textId="77777777" w:rsidR="00E754D6" w:rsidRDefault="00000000">
            <w:pPr>
              <w:spacing w:line="360" w:lineRule="auto"/>
              <w:rPr>
                <w:rFonts w:ascii="宋体" w:eastAsia="宋体" w:hAnsi="宋体" w:cs="宋体"/>
                <w:szCs w:val="21"/>
                <w:lang w:eastAsia="zh"/>
              </w:rPr>
            </w:pPr>
            <w:r>
              <w:rPr>
                <w:rFonts w:ascii="宋体" w:eastAsia="宋体" w:hAnsi="宋体" w:cs="宋体" w:hint="eastAsia"/>
                <w:szCs w:val="21"/>
                <w:shd w:val="clear" w:color="auto" w:fill="FFFFFF"/>
              </w:rPr>
              <w:t>AddMenu.htm</w:t>
            </w:r>
            <w:r>
              <w:rPr>
                <w:rFonts w:ascii="宋体" w:eastAsia="宋体" w:hAnsi="宋体" w:cs="宋体" w:hint="eastAsia"/>
                <w:szCs w:val="21"/>
                <w:shd w:val="clear" w:color="auto" w:fill="FFFFFF"/>
                <w:lang w:eastAsia="zh"/>
              </w:rPr>
              <w:t>l</w:t>
            </w:r>
          </w:p>
        </w:tc>
        <w:tc>
          <w:tcPr>
            <w:tcW w:w="4117" w:type="dxa"/>
          </w:tcPr>
          <w:p w14:paraId="2CD4F804" w14:textId="77777777" w:rsidR="00E754D6" w:rsidRDefault="00000000">
            <w:pPr>
              <w:spacing w:line="360" w:lineRule="auto"/>
              <w:rPr>
                <w:rFonts w:ascii="宋体" w:eastAsia="宋体" w:hAnsi="宋体"/>
              </w:rPr>
            </w:pPr>
            <w:r>
              <w:rPr>
                <w:rFonts w:ascii="宋体" w:eastAsia="宋体" w:hAnsi="宋体" w:hint="eastAsia"/>
                <w:lang w:eastAsia="zh"/>
              </w:rPr>
              <w:t>新增菜单</w:t>
            </w:r>
            <w:r>
              <w:rPr>
                <w:rFonts w:ascii="宋体" w:eastAsia="宋体" w:hAnsi="宋体" w:hint="eastAsia"/>
              </w:rPr>
              <w:t>页面</w:t>
            </w:r>
          </w:p>
        </w:tc>
      </w:tr>
    </w:tbl>
    <w:p w14:paraId="5F84A5A8" w14:textId="77777777" w:rsidR="00E754D6" w:rsidRDefault="00000000">
      <w:pPr>
        <w:spacing w:line="360" w:lineRule="auto"/>
        <w:rPr>
          <w:rFonts w:ascii="宋体" w:eastAsia="宋体" w:hAnsi="宋体"/>
        </w:rPr>
      </w:pPr>
      <w:r>
        <w:rPr>
          <w:rFonts w:ascii="宋体" w:eastAsia="宋体" w:hAnsi="宋体"/>
        </w:rPr>
        <w:t>事务层：</w:t>
      </w:r>
      <w:r>
        <w:rPr>
          <w:rFonts w:ascii="宋体" w:hAnsi="宋体" w:hint="eastAsia"/>
          <w:szCs w:val="21"/>
          <w:lang w:eastAsia="zh"/>
        </w:rPr>
        <w:t>Menu</w:t>
      </w:r>
      <w:r>
        <w:rPr>
          <w:rFonts w:ascii="宋体" w:eastAsia="宋体" w:hAnsi="宋体"/>
        </w:rPr>
        <w:t xml:space="preserve">.java </w:t>
      </w:r>
      <w:r>
        <w:rPr>
          <w:rFonts w:ascii="宋体" w:eastAsia="宋体" w:hAnsi="宋体" w:hint="eastAsia"/>
          <w:lang w:eastAsia="zh"/>
        </w:rPr>
        <w:t>菜单</w:t>
      </w:r>
      <w:r>
        <w:rPr>
          <w:rFonts w:ascii="宋体" w:eastAsia="宋体" w:hAnsi="宋体" w:hint="eastAsia"/>
        </w:rPr>
        <w:t>类</w:t>
      </w:r>
    </w:p>
    <w:p w14:paraId="7ED402E2" w14:textId="77777777" w:rsidR="00E754D6" w:rsidRDefault="00000000">
      <w:pPr>
        <w:spacing w:line="360" w:lineRule="auto"/>
        <w:rPr>
          <w:rFonts w:ascii="宋体" w:eastAsia="宋体" w:hAnsi="宋体"/>
        </w:rPr>
      </w:pPr>
      <w:r>
        <w:rPr>
          <w:rFonts w:ascii="宋体" w:eastAsia="宋体" w:hAnsi="宋体"/>
        </w:rPr>
        <w:t>数据层：</w:t>
      </w:r>
      <w:r>
        <w:rPr>
          <w:rFonts w:ascii="宋体" w:hAnsi="宋体" w:hint="eastAsia"/>
          <w:szCs w:val="21"/>
          <w:lang w:eastAsia="zh"/>
        </w:rPr>
        <w:t>Menu</w:t>
      </w:r>
      <w:r>
        <w:rPr>
          <w:rFonts w:ascii="宋体" w:eastAsia="宋体" w:hAnsi="宋体"/>
        </w:rPr>
        <w:t xml:space="preserve">.dat </w:t>
      </w:r>
      <w:r>
        <w:rPr>
          <w:rFonts w:ascii="宋体" w:eastAsia="宋体" w:hAnsi="宋体" w:hint="eastAsia"/>
          <w:lang w:eastAsia="zh"/>
        </w:rPr>
        <w:t>菜单</w:t>
      </w:r>
      <w:r>
        <w:rPr>
          <w:rFonts w:ascii="宋体" w:eastAsia="宋体" w:hAnsi="宋体" w:hint="eastAsia"/>
        </w:rPr>
        <w:t>表</w:t>
      </w:r>
    </w:p>
    <w:p w14:paraId="267F9023" w14:textId="77777777" w:rsidR="00E754D6" w:rsidRDefault="00E754D6">
      <w:pPr>
        <w:tabs>
          <w:tab w:val="left" w:pos="896"/>
        </w:tabs>
        <w:rPr>
          <w:rFonts w:ascii="宋体" w:eastAsia="宋体" w:hAnsi="宋体"/>
        </w:rPr>
      </w:pPr>
    </w:p>
    <w:p w14:paraId="06C96842" w14:textId="77777777" w:rsidR="00E754D6" w:rsidRDefault="00000000">
      <w:pPr>
        <w:pStyle w:val="4"/>
        <w:rPr>
          <w:rFonts w:ascii="宋体" w:hAnsi="宋体"/>
          <w:szCs w:val="21"/>
        </w:rPr>
      </w:pPr>
      <w:r>
        <w:rPr>
          <w:rFonts w:ascii="宋体" w:hAnsi="宋体"/>
          <w:szCs w:val="21"/>
        </w:rPr>
        <w:t>4.4对</w:t>
      </w:r>
      <w:r>
        <w:rPr>
          <w:rFonts w:ascii="宋体" w:hAnsi="宋体" w:hint="eastAsia"/>
          <w:szCs w:val="21"/>
          <w:lang w:eastAsia="zh"/>
        </w:rPr>
        <w:t>Dish</w:t>
      </w:r>
      <w:r>
        <w:rPr>
          <w:rFonts w:ascii="宋体" w:hAnsi="宋体"/>
          <w:szCs w:val="21"/>
        </w:rPr>
        <w:t>类的三层划分</w:t>
      </w:r>
    </w:p>
    <w:p w14:paraId="77B161C6" w14:textId="77777777" w:rsidR="00E754D6" w:rsidRDefault="00000000">
      <w:pPr>
        <w:spacing w:line="360" w:lineRule="auto"/>
        <w:rPr>
          <w:rFonts w:ascii="宋体" w:eastAsia="宋体" w:hAnsi="宋体"/>
        </w:rPr>
      </w:pPr>
      <w:r>
        <w:rPr>
          <w:rFonts w:ascii="宋体" w:eastAsia="宋体" w:hAnsi="宋体"/>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8"/>
        <w:gridCol w:w="3958"/>
      </w:tblGrid>
      <w:tr w:rsidR="00E754D6" w14:paraId="42134F19" w14:textId="77777777">
        <w:tc>
          <w:tcPr>
            <w:tcW w:w="4338" w:type="dxa"/>
          </w:tcPr>
          <w:p w14:paraId="6B00D2CD" w14:textId="77777777" w:rsidR="00E754D6" w:rsidRDefault="00000000">
            <w:pPr>
              <w:spacing w:line="360" w:lineRule="auto"/>
              <w:jc w:val="center"/>
              <w:rPr>
                <w:rFonts w:ascii="宋体" w:eastAsia="宋体" w:hAnsi="宋体"/>
              </w:rPr>
            </w:pPr>
            <w:r>
              <w:rPr>
                <w:rFonts w:ascii="宋体" w:eastAsia="宋体" w:hAnsi="宋体"/>
              </w:rPr>
              <w:t>名称</w:t>
            </w:r>
          </w:p>
        </w:tc>
        <w:tc>
          <w:tcPr>
            <w:tcW w:w="3958" w:type="dxa"/>
          </w:tcPr>
          <w:p w14:paraId="19A3F5A4"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72680701" w14:textId="77777777">
        <w:tc>
          <w:tcPr>
            <w:tcW w:w="4338" w:type="dxa"/>
          </w:tcPr>
          <w:p w14:paraId="79CE4699" w14:textId="77777777" w:rsidR="00E754D6" w:rsidRDefault="00000000">
            <w:pPr>
              <w:spacing w:line="360" w:lineRule="auto"/>
              <w:rPr>
                <w:rFonts w:ascii="宋体" w:eastAsia="宋体" w:hAnsi="宋体"/>
              </w:rPr>
            </w:pPr>
            <w:r>
              <w:rPr>
                <w:rFonts w:ascii="宋体" w:eastAsia="宋体" w:hAnsi="宋体"/>
              </w:rPr>
              <w:t>AddDish.html</w:t>
            </w:r>
          </w:p>
        </w:tc>
        <w:tc>
          <w:tcPr>
            <w:tcW w:w="3958" w:type="dxa"/>
          </w:tcPr>
          <w:p w14:paraId="79775796" w14:textId="77777777" w:rsidR="00E754D6" w:rsidRDefault="00000000">
            <w:pPr>
              <w:spacing w:line="360" w:lineRule="auto"/>
              <w:rPr>
                <w:rFonts w:ascii="宋体" w:eastAsia="宋体" w:hAnsi="宋体"/>
              </w:rPr>
            </w:pPr>
            <w:r>
              <w:rPr>
                <w:rFonts w:ascii="宋体" w:eastAsia="宋体" w:hAnsi="宋体" w:hint="eastAsia"/>
              </w:rPr>
              <w:t>菜品新增页面</w:t>
            </w:r>
          </w:p>
        </w:tc>
      </w:tr>
      <w:tr w:rsidR="00E754D6" w14:paraId="04BA9A1A" w14:textId="77777777">
        <w:tc>
          <w:tcPr>
            <w:tcW w:w="4338" w:type="dxa"/>
          </w:tcPr>
          <w:p w14:paraId="1BE1B8C3" w14:textId="77777777" w:rsidR="00E754D6" w:rsidRDefault="00000000">
            <w:pPr>
              <w:spacing w:line="360" w:lineRule="auto"/>
              <w:rPr>
                <w:rFonts w:ascii="宋体" w:eastAsia="宋体" w:hAnsi="宋体"/>
              </w:rPr>
            </w:pPr>
            <w:r>
              <w:rPr>
                <w:rFonts w:ascii="宋体" w:eastAsia="宋体" w:hAnsi="宋体"/>
              </w:rPr>
              <w:t>EditDish.html</w:t>
            </w:r>
          </w:p>
        </w:tc>
        <w:tc>
          <w:tcPr>
            <w:tcW w:w="3958" w:type="dxa"/>
          </w:tcPr>
          <w:p w14:paraId="3D79CD02" w14:textId="77777777" w:rsidR="00E754D6" w:rsidRDefault="00000000">
            <w:pPr>
              <w:spacing w:line="360" w:lineRule="auto"/>
              <w:rPr>
                <w:rFonts w:ascii="宋体" w:eastAsia="宋体" w:hAnsi="宋体"/>
              </w:rPr>
            </w:pPr>
            <w:r>
              <w:rPr>
                <w:rFonts w:ascii="宋体" w:eastAsia="宋体" w:hAnsi="宋体" w:hint="eastAsia"/>
              </w:rPr>
              <w:t>菜品编辑页面</w:t>
            </w:r>
          </w:p>
        </w:tc>
      </w:tr>
      <w:tr w:rsidR="00E754D6" w14:paraId="1A3BC2A2" w14:textId="77777777">
        <w:tc>
          <w:tcPr>
            <w:tcW w:w="4338" w:type="dxa"/>
          </w:tcPr>
          <w:p w14:paraId="05B678CB" w14:textId="77777777" w:rsidR="00E754D6" w:rsidRDefault="00000000">
            <w:pPr>
              <w:spacing w:line="360" w:lineRule="auto"/>
              <w:rPr>
                <w:rFonts w:ascii="宋体" w:eastAsia="宋体" w:hAnsi="宋体"/>
              </w:rPr>
            </w:pPr>
            <w:r>
              <w:rPr>
                <w:rFonts w:ascii="宋体" w:eastAsia="宋体" w:hAnsi="宋体"/>
              </w:rPr>
              <w:t>SearchDish.html</w:t>
            </w:r>
          </w:p>
        </w:tc>
        <w:tc>
          <w:tcPr>
            <w:tcW w:w="3958" w:type="dxa"/>
          </w:tcPr>
          <w:p w14:paraId="4444B0B4" w14:textId="77777777" w:rsidR="00E754D6" w:rsidRDefault="00000000">
            <w:pPr>
              <w:spacing w:line="360" w:lineRule="auto"/>
              <w:rPr>
                <w:rFonts w:ascii="宋体" w:eastAsia="宋体" w:hAnsi="宋体"/>
              </w:rPr>
            </w:pPr>
            <w:r>
              <w:rPr>
                <w:rFonts w:ascii="宋体" w:eastAsia="宋体" w:hAnsi="宋体" w:hint="eastAsia"/>
              </w:rPr>
              <w:t>菜品查询页面</w:t>
            </w:r>
          </w:p>
        </w:tc>
      </w:tr>
      <w:tr w:rsidR="00E754D6" w14:paraId="1D1CA222" w14:textId="77777777">
        <w:tc>
          <w:tcPr>
            <w:tcW w:w="4338" w:type="dxa"/>
          </w:tcPr>
          <w:p w14:paraId="01A68125" w14:textId="77777777" w:rsidR="00E754D6" w:rsidRDefault="00000000">
            <w:pPr>
              <w:spacing w:line="360" w:lineRule="auto"/>
              <w:rPr>
                <w:rFonts w:ascii="宋体" w:eastAsia="宋体" w:hAnsi="宋体"/>
              </w:rPr>
            </w:pPr>
            <w:r>
              <w:rPr>
                <w:rFonts w:ascii="宋体" w:eastAsia="宋体" w:hAnsi="宋体"/>
              </w:rPr>
              <w:t>DisplayDish.html</w:t>
            </w:r>
          </w:p>
        </w:tc>
        <w:tc>
          <w:tcPr>
            <w:tcW w:w="3958" w:type="dxa"/>
          </w:tcPr>
          <w:p w14:paraId="6BB51612" w14:textId="77777777" w:rsidR="00E754D6" w:rsidRDefault="00000000">
            <w:pPr>
              <w:spacing w:line="360" w:lineRule="auto"/>
              <w:rPr>
                <w:rFonts w:ascii="宋体" w:eastAsia="宋体" w:hAnsi="宋体"/>
              </w:rPr>
            </w:pPr>
            <w:r>
              <w:rPr>
                <w:rFonts w:ascii="宋体" w:eastAsia="宋体" w:hAnsi="宋体" w:hint="eastAsia"/>
                <w:lang w:eastAsia="zh"/>
              </w:rPr>
              <w:t>菜品详情</w:t>
            </w:r>
            <w:r>
              <w:rPr>
                <w:rFonts w:ascii="宋体" w:eastAsia="宋体" w:hAnsi="宋体" w:hint="eastAsia"/>
              </w:rPr>
              <w:t>页面</w:t>
            </w:r>
          </w:p>
        </w:tc>
      </w:tr>
    </w:tbl>
    <w:p w14:paraId="6E84BF73" w14:textId="77777777" w:rsidR="00E754D6" w:rsidRDefault="00000000">
      <w:pPr>
        <w:spacing w:line="360" w:lineRule="auto"/>
        <w:rPr>
          <w:rFonts w:ascii="宋体" w:eastAsia="宋体" w:hAnsi="宋体"/>
        </w:rPr>
      </w:pPr>
      <w:r>
        <w:rPr>
          <w:rFonts w:ascii="宋体" w:eastAsia="宋体" w:hAnsi="宋体"/>
        </w:rPr>
        <w:t>事务层：</w:t>
      </w:r>
      <w:r>
        <w:rPr>
          <w:rFonts w:ascii="宋体" w:hAnsi="宋体" w:hint="eastAsia"/>
          <w:szCs w:val="21"/>
          <w:lang w:eastAsia="zh"/>
        </w:rPr>
        <w:t>Dish</w:t>
      </w:r>
      <w:r>
        <w:rPr>
          <w:rFonts w:ascii="宋体" w:eastAsia="宋体" w:hAnsi="宋体"/>
        </w:rPr>
        <w:t xml:space="preserve">.java </w:t>
      </w:r>
      <w:r>
        <w:rPr>
          <w:rFonts w:ascii="宋体" w:eastAsia="宋体" w:hAnsi="宋体" w:hint="eastAsia"/>
          <w:lang w:eastAsia="zh"/>
        </w:rPr>
        <w:t>菜品</w:t>
      </w:r>
      <w:r>
        <w:rPr>
          <w:rFonts w:ascii="宋体" w:eastAsia="宋体" w:hAnsi="宋体" w:hint="eastAsia"/>
        </w:rPr>
        <w:t>类</w:t>
      </w:r>
    </w:p>
    <w:p w14:paraId="75B19B74" w14:textId="77777777" w:rsidR="00E754D6" w:rsidRDefault="00000000">
      <w:pPr>
        <w:spacing w:line="360" w:lineRule="auto"/>
        <w:rPr>
          <w:rFonts w:ascii="宋体" w:eastAsia="宋体" w:hAnsi="宋体"/>
        </w:rPr>
      </w:pPr>
      <w:r>
        <w:rPr>
          <w:rFonts w:ascii="宋体" w:eastAsia="宋体" w:hAnsi="宋体"/>
        </w:rPr>
        <w:t>数据层：</w:t>
      </w:r>
      <w:r>
        <w:rPr>
          <w:rFonts w:ascii="宋体" w:hAnsi="宋体" w:hint="eastAsia"/>
          <w:szCs w:val="21"/>
          <w:lang w:eastAsia="zh"/>
        </w:rPr>
        <w:t>Dish</w:t>
      </w:r>
      <w:r>
        <w:rPr>
          <w:rFonts w:ascii="宋体" w:eastAsia="宋体" w:hAnsi="宋体"/>
        </w:rPr>
        <w:t xml:space="preserve">.dat </w:t>
      </w:r>
      <w:r>
        <w:rPr>
          <w:rFonts w:ascii="宋体" w:eastAsia="宋体" w:hAnsi="宋体" w:hint="eastAsia"/>
          <w:lang w:eastAsia="zh"/>
        </w:rPr>
        <w:t>菜品</w:t>
      </w:r>
      <w:r>
        <w:rPr>
          <w:rFonts w:ascii="宋体" w:eastAsia="宋体" w:hAnsi="宋体" w:hint="eastAsia"/>
        </w:rPr>
        <w:t>信息表</w:t>
      </w:r>
    </w:p>
    <w:p w14:paraId="39A5BAEF" w14:textId="77777777" w:rsidR="00E754D6" w:rsidRDefault="00E754D6">
      <w:pPr>
        <w:rPr>
          <w:rFonts w:ascii="宋体" w:eastAsia="宋体" w:hAnsi="宋体"/>
        </w:rPr>
      </w:pPr>
    </w:p>
    <w:p w14:paraId="26013E2A" w14:textId="77777777" w:rsidR="00E754D6" w:rsidRDefault="00000000">
      <w:pPr>
        <w:pStyle w:val="4"/>
        <w:rPr>
          <w:rFonts w:ascii="宋体" w:hAnsi="宋体"/>
          <w:szCs w:val="21"/>
        </w:rPr>
      </w:pPr>
      <w:r>
        <w:rPr>
          <w:rFonts w:ascii="宋体" w:hAnsi="宋体"/>
          <w:szCs w:val="21"/>
        </w:rPr>
        <w:t>4.5对</w:t>
      </w:r>
      <w:r>
        <w:rPr>
          <w:rFonts w:ascii="宋体" w:hAnsi="宋体" w:hint="eastAsia"/>
          <w:szCs w:val="21"/>
          <w:lang w:eastAsia="zh"/>
        </w:rPr>
        <w:t>Order</w:t>
      </w:r>
      <w:r>
        <w:rPr>
          <w:rFonts w:ascii="宋体" w:hAnsi="宋体"/>
          <w:szCs w:val="21"/>
        </w:rPr>
        <w:t>类的三层划分</w:t>
      </w:r>
    </w:p>
    <w:p w14:paraId="18BA94D9" w14:textId="77777777" w:rsidR="00E754D6" w:rsidRDefault="00000000">
      <w:pPr>
        <w:spacing w:line="360" w:lineRule="auto"/>
        <w:rPr>
          <w:rFonts w:ascii="宋体" w:eastAsia="宋体" w:hAnsi="宋体"/>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E754D6" w14:paraId="05900EDF" w14:textId="77777777">
        <w:tc>
          <w:tcPr>
            <w:tcW w:w="4179" w:type="dxa"/>
          </w:tcPr>
          <w:p w14:paraId="48ECF62A" w14:textId="77777777" w:rsidR="00E754D6" w:rsidRDefault="00000000">
            <w:pPr>
              <w:spacing w:line="360" w:lineRule="auto"/>
              <w:jc w:val="center"/>
              <w:rPr>
                <w:rFonts w:ascii="宋体" w:eastAsia="宋体" w:hAnsi="宋体"/>
              </w:rPr>
            </w:pPr>
            <w:r>
              <w:rPr>
                <w:rFonts w:ascii="宋体" w:eastAsia="宋体" w:hAnsi="宋体"/>
              </w:rPr>
              <w:t>名称</w:t>
            </w:r>
          </w:p>
        </w:tc>
        <w:tc>
          <w:tcPr>
            <w:tcW w:w="4117" w:type="dxa"/>
          </w:tcPr>
          <w:p w14:paraId="45AC7EFA"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45FC1FD1" w14:textId="77777777">
        <w:trPr>
          <w:trHeight w:val="70"/>
        </w:trPr>
        <w:tc>
          <w:tcPr>
            <w:tcW w:w="4179" w:type="dxa"/>
          </w:tcPr>
          <w:p w14:paraId="02973085" w14:textId="77777777" w:rsidR="00E754D6" w:rsidRDefault="00000000">
            <w:pPr>
              <w:spacing w:line="360" w:lineRule="auto"/>
              <w:rPr>
                <w:rFonts w:ascii="宋体" w:eastAsia="宋体" w:hAnsi="宋体"/>
                <w:lang w:eastAsia="zh"/>
              </w:rPr>
            </w:pPr>
            <w:r>
              <w:rPr>
                <w:rFonts w:ascii="宋体" w:eastAsia="宋体" w:hAnsi="宋体" w:hint="eastAsia"/>
                <w:lang w:eastAsia="zh"/>
              </w:rPr>
              <w:t>auditCart.html</w:t>
            </w:r>
          </w:p>
        </w:tc>
        <w:tc>
          <w:tcPr>
            <w:tcW w:w="4117" w:type="dxa"/>
          </w:tcPr>
          <w:p w14:paraId="7D2D17EF" w14:textId="77777777" w:rsidR="00E754D6" w:rsidRDefault="00000000">
            <w:pPr>
              <w:spacing w:line="360" w:lineRule="auto"/>
              <w:rPr>
                <w:rFonts w:ascii="宋体" w:eastAsia="宋体" w:hAnsi="宋体"/>
                <w:lang w:eastAsia="zh"/>
              </w:rPr>
            </w:pPr>
            <w:r>
              <w:rPr>
                <w:rFonts w:ascii="宋体" w:eastAsia="宋体" w:hAnsi="宋体" w:hint="eastAsia"/>
                <w:lang w:eastAsia="zh"/>
              </w:rPr>
              <w:t>购物车管理页面</w:t>
            </w:r>
          </w:p>
        </w:tc>
      </w:tr>
      <w:tr w:rsidR="00E754D6" w14:paraId="6764E528" w14:textId="77777777">
        <w:trPr>
          <w:trHeight w:val="70"/>
        </w:trPr>
        <w:tc>
          <w:tcPr>
            <w:tcW w:w="4179" w:type="dxa"/>
          </w:tcPr>
          <w:p w14:paraId="745D665F" w14:textId="77777777" w:rsidR="00E754D6" w:rsidRDefault="00000000">
            <w:pPr>
              <w:spacing w:line="360" w:lineRule="auto"/>
              <w:rPr>
                <w:rFonts w:ascii="宋体" w:eastAsia="宋体" w:hAnsi="宋体"/>
                <w:lang w:eastAsia="zh"/>
              </w:rPr>
            </w:pPr>
            <w:r>
              <w:rPr>
                <w:rFonts w:ascii="宋体" w:eastAsia="宋体" w:hAnsi="宋体" w:hint="eastAsia"/>
                <w:lang w:eastAsia="zh"/>
              </w:rPr>
              <w:t>postOrder.html</w:t>
            </w:r>
          </w:p>
        </w:tc>
        <w:tc>
          <w:tcPr>
            <w:tcW w:w="4117" w:type="dxa"/>
          </w:tcPr>
          <w:p w14:paraId="3E2D355C" w14:textId="77777777" w:rsidR="00E754D6" w:rsidRDefault="00000000">
            <w:pPr>
              <w:spacing w:line="360" w:lineRule="auto"/>
              <w:rPr>
                <w:rFonts w:ascii="宋体" w:eastAsia="宋体" w:hAnsi="宋体"/>
                <w:lang w:eastAsia="zh"/>
              </w:rPr>
            </w:pPr>
            <w:r>
              <w:rPr>
                <w:rFonts w:ascii="宋体" w:eastAsia="宋体" w:hAnsi="宋体" w:hint="eastAsia"/>
                <w:lang w:eastAsia="zh"/>
              </w:rPr>
              <w:t>确认订单界面</w:t>
            </w:r>
          </w:p>
        </w:tc>
      </w:tr>
      <w:tr w:rsidR="00E754D6" w14:paraId="1C46CB58" w14:textId="77777777">
        <w:trPr>
          <w:trHeight w:val="70"/>
        </w:trPr>
        <w:tc>
          <w:tcPr>
            <w:tcW w:w="4179" w:type="dxa"/>
          </w:tcPr>
          <w:p w14:paraId="24B82E76" w14:textId="77777777" w:rsidR="00E754D6" w:rsidRDefault="00000000">
            <w:pPr>
              <w:spacing w:line="360" w:lineRule="auto"/>
              <w:rPr>
                <w:rFonts w:ascii="宋体" w:eastAsia="宋体" w:hAnsi="宋体"/>
                <w:lang w:eastAsia="zh"/>
              </w:rPr>
            </w:pPr>
            <w:r>
              <w:rPr>
                <w:rFonts w:ascii="宋体" w:eastAsia="宋体" w:hAnsi="宋体" w:hint="eastAsia"/>
                <w:lang w:eastAsia="zh"/>
              </w:rPr>
              <w:t>checkOrders.html</w:t>
            </w:r>
          </w:p>
        </w:tc>
        <w:tc>
          <w:tcPr>
            <w:tcW w:w="4117" w:type="dxa"/>
          </w:tcPr>
          <w:p w14:paraId="48DB332B" w14:textId="77777777" w:rsidR="00E754D6" w:rsidRDefault="00000000">
            <w:pPr>
              <w:spacing w:line="360" w:lineRule="auto"/>
              <w:rPr>
                <w:rFonts w:ascii="宋体" w:eastAsia="宋体" w:hAnsi="宋体"/>
                <w:lang w:eastAsia="zh"/>
              </w:rPr>
            </w:pPr>
            <w:r>
              <w:rPr>
                <w:rFonts w:ascii="宋体" w:eastAsia="宋体" w:hAnsi="宋体" w:hint="eastAsia"/>
                <w:lang w:eastAsia="zh"/>
              </w:rPr>
              <w:t>查看订单页面</w:t>
            </w:r>
          </w:p>
        </w:tc>
      </w:tr>
    </w:tbl>
    <w:p w14:paraId="62F3B6D3" w14:textId="77777777" w:rsidR="00E754D6" w:rsidRDefault="00000000">
      <w:pPr>
        <w:spacing w:line="360" w:lineRule="auto"/>
        <w:rPr>
          <w:rFonts w:ascii="宋体" w:eastAsia="宋体" w:hAnsi="宋体" w:cs="宋体"/>
        </w:rPr>
      </w:pPr>
      <w:r>
        <w:rPr>
          <w:rFonts w:ascii="宋体" w:eastAsia="宋体" w:hAnsi="宋体"/>
        </w:rPr>
        <w:t>事务层：</w:t>
      </w:r>
      <w:r>
        <w:rPr>
          <w:rFonts w:ascii="宋体" w:eastAsia="宋体" w:hAnsi="宋体" w:cs="宋体" w:hint="eastAsia"/>
          <w:szCs w:val="21"/>
          <w:lang w:eastAsia="zh"/>
        </w:rPr>
        <w:t>Order</w:t>
      </w:r>
      <w:r>
        <w:rPr>
          <w:rFonts w:ascii="宋体" w:eastAsia="宋体" w:hAnsi="宋体" w:cs="宋体" w:hint="eastAsia"/>
        </w:rPr>
        <w:t xml:space="preserve">.java </w:t>
      </w:r>
      <w:r>
        <w:rPr>
          <w:rFonts w:ascii="宋体" w:eastAsia="宋体" w:hAnsi="宋体" w:cs="宋体" w:hint="eastAsia"/>
          <w:lang w:eastAsia="zh"/>
        </w:rPr>
        <w:t>订单</w:t>
      </w:r>
      <w:r>
        <w:rPr>
          <w:rFonts w:ascii="宋体" w:eastAsia="宋体" w:hAnsi="宋体" w:cs="宋体" w:hint="eastAsia"/>
        </w:rPr>
        <w:t>类</w:t>
      </w:r>
    </w:p>
    <w:p w14:paraId="3AB99DE9" w14:textId="77777777" w:rsidR="00E754D6" w:rsidRDefault="00000000">
      <w:pPr>
        <w:spacing w:line="360" w:lineRule="auto"/>
        <w:rPr>
          <w:rFonts w:ascii="宋体" w:eastAsia="宋体" w:hAnsi="宋体"/>
        </w:rPr>
      </w:pPr>
      <w:r>
        <w:rPr>
          <w:rFonts w:ascii="宋体" w:eastAsia="宋体" w:hAnsi="宋体" w:cs="宋体" w:hint="eastAsia"/>
        </w:rPr>
        <w:t>数据层：</w:t>
      </w:r>
      <w:r>
        <w:rPr>
          <w:rFonts w:ascii="宋体" w:eastAsia="宋体" w:hAnsi="宋体" w:cs="宋体" w:hint="eastAsia"/>
          <w:szCs w:val="21"/>
          <w:lang w:eastAsia="zh"/>
        </w:rPr>
        <w:t>Order</w:t>
      </w:r>
      <w:r>
        <w:rPr>
          <w:rFonts w:ascii="宋体" w:eastAsia="宋体" w:hAnsi="宋体" w:cs="宋体" w:hint="eastAsia"/>
        </w:rPr>
        <w:t xml:space="preserve">.dat </w:t>
      </w:r>
      <w:r>
        <w:rPr>
          <w:rFonts w:ascii="宋体" w:eastAsia="宋体" w:hAnsi="宋体" w:cs="宋体" w:hint="eastAsia"/>
          <w:lang w:eastAsia="zh"/>
        </w:rPr>
        <w:t>订单</w:t>
      </w:r>
      <w:r>
        <w:rPr>
          <w:rFonts w:ascii="宋体" w:eastAsia="宋体" w:hAnsi="宋体" w:hint="eastAsia"/>
        </w:rPr>
        <w:t>表</w:t>
      </w:r>
    </w:p>
    <w:p w14:paraId="6FB18FE7" w14:textId="77777777" w:rsidR="00E754D6" w:rsidRDefault="00000000">
      <w:pPr>
        <w:spacing w:line="360" w:lineRule="auto"/>
        <w:ind w:left="420" w:firstLine="420"/>
        <w:rPr>
          <w:rFonts w:ascii="宋体" w:eastAsia="宋体" w:hAnsi="宋体"/>
          <w:lang w:eastAsia="zh"/>
        </w:rPr>
      </w:pPr>
      <w:r>
        <w:rPr>
          <w:rFonts w:ascii="宋体" w:eastAsia="宋体" w:hAnsi="宋体" w:hint="eastAsia"/>
          <w:lang w:eastAsia="zh"/>
        </w:rPr>
        <w:t>OrderDetail.dat 订单详情类</w:t>
      </w:r>
    </w:p>
    <w:p w14:paraId="7DEBC4A3" w14:textId="77777777" w:rsidR="00E754D6" w:rsidRDefault="00E754D6">
      <w:pPr>
        <w:spacing w:line="360" w:lineRule="auto"/>
        <w:rPr>
          <w:rFonts w:ascii="宋体" w:eastAsia="宋体" w:hAnsi="宋体"/>
        </w:rPr>
      </w:pPr>
    </w:p>
    <w:p w14:paraId="58E3AEFA" w14:textId="77777777" w:rsidR="00E754D6" w:rsidRDefault="00000000">
      <w:pPr>
        <w:pStyle w:val="4"/>
        <w:rPr>
          <w:rFonts w:ascii="宋体" w:hAnsi="宋体"/>
          <w:szCs w:val="21"/>
        </w:rPr>
      </w:pPr>
      <w:r>
        <w:rPr>
          <w:rFonts w:ascii="宋体" w:hAnsi="宋体"/>
          <w:szCs w:val="21"/>
        </w:rPr>
        <w:t>4.6对</w:t>
      </w:r>
      <w:r>
        <w:rPr>
          <w:rFonts w:ascii="宋体" w:hAnsi="宋体" w:hint="eastAsia"/>
          <w:szCs w:val="21"/>
        </w:rPr>
        <w:t>Comment</w:t>
      </w:r>
      <w:r>
        <w:rPr>
          <w:rFonts w:ascii="宋体" w:hAnsi="宋体"/>
          <w:szCs w:val="21"/>
        </w:rPr>
        <w:t>类的三层划分</w:t>
      </w:r>
    </w:p>
    <w:p w14:paraId="31BCA023" w14:textId="77777777" w:rsidR="00E754D6" w:rsidRDefault="00000000">
      <w:pPr>
        <w:spacing w:line="360" w:lineRule="auto"/>
        <w:rPr>
          <w:rFonts w:ascii="宋体" w:eastAsia="宋体" w:hAnsi="宋体"/>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E754D6" w14:paraId="62B569D7" w14:textId="77777777">
        <w:tc>
          <w:tcPr>
            <w:tcW w:w="4179" w:type="dxa"/>
          </w:tcPr>
          <w:p w14:paraId="2C582719" w14:textId="77777777" w:rsidR="00E754D6" w:rsidRDefault="00000000">
            <w:pPr>
              <w:spacing w:line="360" w:lineRule="auto"/>
              <w:jc w:val="center"/>
              <w:rPr>
                <w:rFonts w:ascii="宋体" w:eastAsia="宋体" w:hAnsi="宋体"/>
              </w:rPr>
            </w:pPr>
            <w:r>
              <w:rPr>
                <w:rFonts w:ascii="宋体" w:eastAsia="宋体" w:hAnsi="宋体"/>
              </w:rPr>
              <w:t>名称</w:t>
            </w:r>
          </w:p>
        </w:tc>
        <w:tc>
          <w:tcPr>
            <w:tcW w:w="4117" w:type="dxa"/>
          </w:tcPr>
          <w:p w14:paraId="4CE0AF64"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4E01B344" w14:textId="77777777">
        <w:tc>
          <w:tcPr>
            <w:tcW w:w="4179" w:type="dxa"/>
          </w:tcPr>
          <w:p w14:paraId="64AA4721" w14:textId="77777777" w:rsidR="00E754D6" w:rsidRDefault="00000000">
            <w:pPr>
              <w:spacing w:line="360" w:lineRule="auto"/>
              <w:rPr>
                <w:rFonts w:ascii="宋体" w:eastAsia="宋体" w:hAnsi="宋体"/>
              </w:rPr>
            </w:pPr>
            <w:r>
              <w:rPr>
                <w:rFonts w:ascii="宋体" w:eastAsia="宋体" w:hAnsi="宋体" w:hint="eastAsia"/>
              </w:rPr>
              <w:t>AddComment</w:t>
            </w:r>
            <w:r>
              <w:rPr>
                <w:rFonts w:ascii="宋体" w:eastAsia="宋体" w:hAnsi="宋体"/>
              </w:rPr>
              <w:t>.html</w:t>
            </w:r>
          </w:p>
        </w:tc>
        <w:tc>
          <w:tcPr>
            <w:tcW w:w="4117" w:type="dxa"/>
          </w:tcPr>
          <w:p w14:paraId="737797A6" w14:textId="77777777" w:rsidR="00E754D6" w:rsidRDefault="00000000">
            <w:pPr>
              <w:spacing w:line="360" w:lineRule="auto"/>
              <w:rPr>
                <w:rFonts w:ascii="宋体" w:eastAsia="宋体" w:hAnsi="宋体"/>
              </w:rPr>
            </w:pPr>
            <w:r>
              <w:rPr>
                <w:rFonts w:ascii="宋体" w:eastAsia="宋体" w:hAnsi="宋体" w:hint="eastAsia"/>
              </w:rPr>
              <w:t>发布评论</w:t>
            </w:r>
            <w:r>
              <w:rPr>
                <w:rFonts w:ascii="宋体" w:eastAsia="宋体" w:hAnsi="宋体"/>
              </w:rPr>
              <w:t>页面</w:t>
            </w:r>
          </w:p>
        </w:tc>
      </w:tr>
      <w:tr w:rsidR="00E754D6" w14:paraId="5E5568B9" w14:textId="77777777">
        <w:tc>
          <w:tcPr>
            <w:tcW w:w="4179" w:type="dxa"/>
          </w:tcPr>
          <w:p w14:paraId="32470A33" w14:textId="77777777" w:rsidR="00E754D6" w:rsidRDefault="00000000">
            <w:pPr>
              <w:spacing w:line="360" w:lineRule="auto"/>
              <w:rPr>
                <w:rFonts w:ascii="宋体" w:eastAsia="宋体" w:hAnsi="宋体"/>
              </w:rPr>
            </w:pPr>
            <w:r>
              <w:rPr>
                <w:rFonts w:ascii="宋体" w:eastAsia="宋体" w:hAnsi="宋体" w:hint="eastAsia"/>
              </w:rPr>
              <w:t>D</w:t>
            </w:r>
            <w:r>
              <w:rPr>
                <w:rFonts w:ascii="宋体" w:eastAsia="宋体" w:hAnsi="宋体"/>
              </w:rPr>
              <w:t>isplay</w:t>
            </w:r>
            <w:r>
              <w:rPr>
                <w:rFonts w:ascii="宋体" w:eastAsia="宋体" w:hAnsi="宋体" w:hint="eastAsia"/>
              </w:rPr>
              <w:t>Comment</w:t>
            </w:r>
            <w:r>
              <w:rPr>
                <w:rFonts w:ascii="宋体" w:eastAsia="宋体" w:hAnsi="宋体"/>
              </w:rPr>
              <w:t>.html</w:t>
            </w:r>
          </w:p>
        </w:tc>
        <w:tc>
          <w:tcPr>
            <w:tcW w:w="4117" w:type="dxa"/>
          </w:tcPr>
          <w:p w14:paraId="6A5F1FD7" w14:textId="77777777" w:rsidR="00E754D6" w:rsidRDefault="00000000">
            <w:pPr>
              <w:spacing w:line="360" w:lineRule="auto"/>
              <w:rPr>
                <w:rFonts w:ascii="宋体" w:eastAsia="宋体" w:hAnsi="宋体"/>
              </w:rPr>
            </w:pPr>
            <w:r>
              <w:rPr>
                <w:rFonts w:ascii="宋体" w:eastAsia="宋体" w:hAnsi="宋体" w:hint="eastAsia"/>
              </w:rPr>
              <w:t>评论详情页面</w:t>
            </w:r>
          </w:p>
        </w:tc>
      </w:tr>
    </w:tbl>
    <w:p w14:paraId="0D9F7773" w14:textId="77777777" w:rsidR="00E754D6" w:rsidRDefault="00000000">
      <w:pPr>
        <w:spacing w:line="360" w:lineRule="auto"/>
        <w:rPr>
          <w:rFonts w:ascii="宋体" w:eastAsia="宋体" w:hAnsi="宋体"/>
        </w:rPr>
      </w:pPr>
      <w:r>
        <w:rPr>
          <w:rFonts w:ascii="宋体" w:eastAsia="宋体" w:hAnsi="宋体"/>
        </w:rPr>
        <w:lastRenderedPageBreak/>
        <w:t>事务层：</w:t>
      </w:r>
      <w:r>
        <w:rPr>
          <w:rFonts w:ascii="宋体" w:eastAsia="宋体" w:hAnsi="宋体" w:hint="eastAsia"/>
        </w:rPr>
        <w:t>Comment.</w:t>
      </w:r>
      <w:r>
        <w:rPr>
          <w:rFonts w:ascii="宋体" w:eastAsia="宋体" w:hAnsi="宋体"/>
        </w:rPr>
        <w:t xml:space="preserve">java </w:t>
      </w:r>
      <w:r>
        <w:rPr>
          <w:rFonts w:ascii="宋体" w:eastAsia="宋体" w:hAnsi="宋体" w:hint="eastAsia"/>
        </w:rPr>
        <w:t>评论管理类</w:t>
      </w:r>
    </w:p>
    <w:p w14:paraId="39B61C04" w14:textId="77777777" w:rsidR="00E754D6" w:rsidRDefault="00000000">
      <w:pPr>
        <w:spacing w:line="360" w:lineRule="auto"/>
        <w:rPr>
          <w:rFonts w:ascii="宋体" w:eastAsia="宋体" w:hAnsi="宋体"/>
        </w:rPr>
      </w:pPr>
      <w:r>
        <w:rPr>
          <w:rFonts w:ascii="宋体" w:eastAsia="宋体" w:hAnsi="宋体"/>
        </w:rPr>
        <w:t>数据层：</w:t>
      </w:r>
      <w:r>
        <w:rPr>
          <w:rFonts w:ascii="宋体" w:eastAsia="宋体" w:hAnsi="宋体" w:hint="eastAsia"/>
        </w:rPr>
        <w:t>Comment</w:t>
      </w:r>
      <w:r>
        <w:rPr>
          <w:rFonts w:ascii="宋体" w:eastAsia="宋体" w:hAnsi="宋体"/>
        </w:rPr>
        <w:t xml:space="preserve">.dat </w:t>
      </w:r>
      <w:r>
        <w:rPr>
          <w:rFonts w:ascii="宋体" w:eastAsia="宋体" w:hAnsi="宋体" w:hint="eastAsia"/>
        </w:rPr>
        <w:t>评论信息表</w:t>
      </w:r>
    </w:p>
    <w:p w14:paraId="1A5DA9DC" w14:textId="77777777" w:rsidR="00E754D6" w:rsidRDefault="00E754D6">
      <w:pPr>
        <w:spacing w:line="360" w:lineRule="auto"/>
        <w:rPr>
          <w:rFonts w:ascii="宋体" w:eastAsia="宋体" w:hAnsi="宋体"/>
        </w:rPr>
      </w:pPr>
    </w:p>
    <w:p w14:paraId="164A1FB0" w14:textId="77777777" w:rsidR="00E754D6" w:rsidRDefault="00000000">
      <w:pPr>
        <w:pStyle w:val="4"/>
        <w:rPr>
          <w:rFonts w:ascii="宋体" w:hAnsi="宋体"/>
          <w:szCs w:val="21"/>
        </w:rPr>
      </w:pPr>
      <w:r>
        <w:rPr>
          <w:rFonts w:ascii="宋体" w:hAnsi="宋体"/>
          <w:szCs w:val="21"/>
        </w:rPr>
        <w:t>4.7对Collect类的三层划分</w:t>
      </w:r>
    </w:p>
    <w:p w14:paraId="34AE5058" w14:textId="77777777" w:rsidR="00E754D6" w:rsidRDefault="00000000">
      <w:pPr>
        <w:spacing w:line="360" w:lineRule="auto"/>
        <w:rPr>
          <w:rFonts w:ascii="宋体" w:eastAsia="宋体" w:hAnsi="宋体"/>
        </w:rPr>
      </w:pPr>
      <w:r>
        <w:rPr>
          <w:rFonts w:ascii="宋体" w:eastAsia="宋体" w:hAnsi="宋体" w:hint="eastAsia"/>
        </w:rPr>
        <w:t>界面层：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9"/>
        <w:gridCol w:w="4117"/>
      </w:tblGrid>
      <w:tr w:rsidR="00E754D6" w14:paraId="37505B3F" w14:textId="77777777">
        <w:tc>
          <w:tcPr>
            <w:tcW w:w="4179" w:type="dxa"/>
          </w:tcPr>
          <w:p w14:paraId="1E4D1CA8" w14:textId="77777777" w:rsidR="00E754D6" w:rsidRDefault="00000000">
            <w:pPr>
              <w:spacing w:line="360" w:lineRule="auto"/>
              <w:jc w:val="center"/>
              <w:rPr>
                <w:rFonts w:ascii="宋体" w:eastAsia="宋体" w:hAnsi="宋体"/>
              </w:rPr>
            </w:pPr>
            <w:r>
              <w:rPr>
                <w:rFonts w:ascii="宋体" w:eastAsia="宋体" w:hAnsi="宋体"/>
              </w:rPr>
              <w:t>名称</w:t>
            </w:r>
          </w:p>
        </w:tc>
        <w:tc>
          <w:tcPr>
            <w:tcW w:w="4117" w:type="dxa"/>
          </w:tcPr>
          <w:p w14:paraId="0F5126F6" w14:textId="77777777" w:rsidR="00E754D6" w:rsidRDefault="00000000">
            <w:pPr>
              <w:spacing w:line="360" w:lineRule="auto"/>
              <w:jc w:val="center"/>
              <w:rPr>
                <w:rFonts w:ascii="宋体" w:eastAsia="宋体" w:hAnsi="宋体"/>
              </w:rPr>
            </w:pPr>
            <w:r>
              <w:rPr>
                <w:rFonts w:ascii="宋体" w:eastAsia="宋体" w:hAnsi="宋体"/>
              </w:rPr>
              <w:t>描述</w:t>
            </w:r>
          </w:p>
        </w:tc>
      </w:tr>
      <w:tr w:rsidR="00E754D6" w14:paraId="6290CC16" w14:textId="77777777">
        <w:tc>
          <w:tcPr>
            <w:tcW w:w="4179" w:type="dxa"/>
          </w:tcPr>
          <w:p w14:paraId="20C95C5A" w14:textId="77777777" w:rsidR="00E754D6" w:rsidRDefault="00000000">
            <w:pPr>
              <w:spacing w:line="360" w:lineRule="auto"/>
              <w:rPr>
                <w:rFonts w:ascii="宋体" w:eastAsia="宋体" w:hAnsi="宋体"/>
              </w:rPr>
            </w:pPr>
            <w:r>
              <w:rPr>
                <w:rFonts w:ascii="宋体" w:eastAsia="宋体" w:hAnsi="宋体"/>
              </w:rPr>
              <w:t>M</w:t>
            </w:r>
            <w:r>
              <w:rPr>
                <w:rFonts w:ascii="宋体" w:eastAsia="宋体" w:hAnsi="宋体" w:hint="eastAsia"/>
              </w:rPr>
              <w:t>an</w:t>
            </w:r>
            <w:r>
              <w:rPr>
                <w:rFonts w:ascii="宋体" w:eastAsia="宋体" w:hAnsi="宋体"/>
              </w:rPr>
              <w:t>ageCollect.html</w:t>
            </w:r>
          </w:p>
        </w:tc>
        <w:tc>
          <w:tcPr>
            <w:tcW w:w="4117" w:type="dxa"/>
          </w:tcPr>
          <w:p w14:paraId="67E8A1B7" w14:textId="77777777" w:rsidR="00E754D6" w:rsidRDefault="00000000">
            <w:pPr>
              <w:spacing w:line="360" w:lineRule="auto"/>
              <w:rPr>
                <w:rFonts w:ascii="宋体" w:eastAsia="宋体" w:hAnsi="宋体"/>
              </w:rPr>
            </w:pPr>
            <w:r>
              <w:rPr>
                <w:rFonts w:ascii="宋体" w:eastAsia="宋体" w:hAnsi="宋体" w:hint="eastAsia"/>
              </w:rPr>
              <w:t>管理收藏</w:t>
            </w:r>
            <w:r>
              <w:rPr>
                <w:rFonts w:ascii="宋体" w:eastAsia="宋体" w:hAnsi="宋体"/>
              </w:rPr>
              <w:t>页面</w:t>
            </w:r>
          </w:p>
        </w:tc>
      </w:tr>
      <w:tr w:rsidR="00E754D6" w14:paraId="320FC3ED" w14:textId="77777777">
        <w:trPr>
          <w:trHeight w:val="460"/>
        </w:trPr>
        <w:tc>
          <w:tcPr>
            <w:tcW w:w="4179" w:type="dxa"/>
          </w:tcPr>
          <w:p w14:paraId="67F24354" w14:textId="77777777" w:rsidR="00E754D6" w:rsidRDefault="00000000">
            <w:pPr>
              <w:spacing w:line="360" w:lineRule="auto"/>
              <w:rPr>
                <w:rFonts w:ascii="宋体" w:eastAsia="宋体" w:hAnsi="宋体"/>
              </w:rPr>
            </w:pPr>
            <w:r>
              <w:rPr>
                <w:rFonts w:ascii="宋体" w:eastAsia="宋体" w:hAnsi="宋体" w:hint="eastAsia"/>
              </w:rPr>
              <w:t>Cancel</w:t>
            </w:r>
            <w:r>
              <w:rPr>
                <w:rFonts w:ascii="宋体" w:eastAsia="宋体" w:hAnsi="宋体"/>
              </w:rPr>
              <w:t>Collect.html</w:t>
            </w:r>
          </w:p>
        </w:tc>
        <w:tc>
          <w:tcPr>
            <w:tcW w:w="4117" w:type="dxa"/>
          </w:tcPr>
          <w:p w14:paraId="540DD777" w14:textId="77777777" w:rsidR="00E754D6" w:rsidRDefault="00000000">
            <w:pPr>
              <w:spacing w:line="360" w:lineRule="auto"/>
              <w:rPr>
                <w:rFonts w:ascii="宋体" w:eastAsia="宋体" w:hAnsi="宋体"/>
              </w:rPr>
            </w:pPr>
            <w:r>
              <w:rPr>
                <w:rFonts w:ascii="宋体" w:eastAsia="宋体" w:hAnsi="宋体" w:hint="eastAsia"/>
              </w:rPr>
              <w:t>取消收藏页面</w:t>
            </w:r>
          </w:p>
        </w:tc>
      </w:tr>
    </w:tbl>
    <w:p w14:paraId="21DC30D1" w14:textId="77777777" w:rsidR="00E754D6" w:rsidRDefault="00000000">
      <w:pPr>
        <w:spacing w:line="360" w:lineRule="auto"/>
        <w:rPr>
          <w:rFonts w:ascii="宋体" w:eastAsia="宋体" w:hAnsi="宋体"/>
        </w:rPr>
      </w:pPr>
      <w:r>
        <w:rPr>
          <w:rFonts w:ascii="宋体" w:eastAsia="宋体" w:hAnsi="宋体"/>
        </w:rPr>
        <w:t>事务层：Collect</w:t>
      </w:r>
      <w:r>
        <w:rPr>
          <w:rFonts w:ascii="宋体" w:eastAsia="宋体" w:hAnsi="宋体" w:hint="eastAsia"/>
        </w:rPr>
        <w:t>.</w:t>
      </w:r>
      <w:r>
        <w:rPr>
          <w:rFonts w:ascii="宋体" w:eastAsia="宋体" w:hAnsi="宋体"/>
        </w:rPr>
        <w:t xml:space="preserve">java </w:t>
      </w:r>
      <w:r>
        <w:rPr>
          <w:rFonts w:ascii="宋体" w:eastAsia="宋体" w:hAnsi="宋体" w:hint="eastAsia"/>
        </w:rPr>
        <w:t>收藏类</w:t>
      </w:r>
    </w:p>
    <w:p w14:paraId="174993FA" w14:textId="77777777" w:rsidR="00E754D6" w:rsidRDefault="00000000">
      <w:pPr>
        <w:spacing w:line="360" w:lineRule="auto"/>
        <w:rPr>
          <w:rFonts w:ascii="宋体" w:eastAsia="宋体" w:hAnsi="宋体"/>
        </w:rPr>
      </w:pPr>
      <w:r>
        <w:rPr>
          <w:rFonts w:ascii="宋体" w:eastAsia="宋体" w:hAnsi="宋体"/>
        </w:rPr>
        <w:t xml:space="preserve">数据层：Collect.dat </w:t>
      </w:r>
      <w:r>
        <w:rPr>
          <w:rFonts w:ascii="宋体" w:eastAsia="宋体" w:hAnsi="宋体" w:hint="eastAsia"/>
        </w:rPr>
        <w:t>收藏信息表</w:t>
      </w:r>
    </w:p>
    <w:p w14:paraId="7CBE8D52" w14:textId="77777777" w:rsidR="00E754D6" w:rsidRDefault="00000000">
      <w:pPr>
        <w:pStyle w:val="1"/>
        <w:rPr>
          <w:rFonts w:ascii="华文中宋" w:eastAsia="华文中宋" w:hAnsi="华文中宋" w:hint="eastAsia"/>
          <w:sz w:val="32"/>
          <w:szCs w:val="32"/>
        </w:rPr>
      </w:pPr>
      <w:bookmarkStart w:id="45" w:name="_Toc149848667"/>
      <w:r>
        <w:rPr>
          <w:rFonts w:ascii="华文中宋" w:eastAsia="华文中宋" w:hAnsi="华文中宋" w:hint="eastAsia"/>
          <w:sz w:val="32"/>
          <w:szCs w:val="32"/>
        </w:rPr>
        <w:lastRenderedPageBreak/>
        <w:t>三、系统行为模型</w:t>
      </w:r>
      <w:bookmarkEnd w:id="45"/>
    </w:p>
    <w:p w14:paraId="35408923" w14:textId="77777777" w:rsidR="00E754D6" w:rsidRDefault="00000000">
      <w:pPr>
        <w:pStyle w:val="2"/>
        <w:rPr>
          <w:rFonts w:hint="eastAsia"/>
        </w:rPr>
      </w:pPr>
      <w:bookmarkStart w:id="46" w:name="_Toc149848668"/>
      <w:r>
        <w:rPr>
          <w:rFonts w:hint="eastAsia"/>
        </w:rPr>
        <w:t>1</w:t>
      </w:r>
      <w:r>
        <w:rPr>
          <w:rFonts w:hint="eastAsia"/>
        </w:rPr>
        <w:t>、交互模型</w:t>
      </w:r>
      <w:bookmarkEnd w:id="46"/>
    </w:p>
    <w:p w14:paraId="07D9D16B" w14:textId="77777777" w:rsidR="00E754D6" w:rsidRDefault="00000000">
      <w:pPr>
        <w:pStyle w:val="4"/>
        <w:rPr>
          <w:rFonts w:ascii="宋体" w:hAnsi="宋体"/>
          <w:szCs w:val="21"/>
        </w:rPr>
      </w:pPr>
      <w:r>
        <w:rPr>
          <w:rFonts w:ascii="宋体" w:hAnsi="宋体" w:hint="eastAsia"/>
          <w:szCs w:val="21"/>
        </w:rPr>
        <w:t>1</w:t>
      </w:r>
      <w:r>
        <w:rPr>
          <w:rFonts w:ascii="宋体" w:hAnsi="宋体"/>
          <w:szCs w:val="21"/>
        </w:rPr>
        <w:t xml:space="preserve">.1 </w:t>
      </w:r>
      <w:r>
        <w:rPr>
          <w:rFonts w:ascii="宋体" w:hAnsi="宋体" w:hint="eastAsia"/>
          <w:szCs w:val="21"/>
        </w:rPr>
        <w:t>用户登录顺序图</w:t>
      </w:r>
    </w:p>
    <w:p w14:paraId="4A43B735" w14:textId="77777777" w:rsidR="00E754D6" w:rsidRDefault="00000000">
      <w:pPr>
        <w:jc w:val="center"/>
        <w:rPr>
          <w:rFonts w:hint="eastAsia"/>
          <w:lang w:eastAsia="zh"/>
        </w:rPr>
      </w:pPr>
      <w:r>
        <w:rPr>
          <w:rFonts w:hint="eastAsia"/>
          <w:noProof/>
          <w:lang w:eastAsia="zh"/>
        </w:rPr>
        <w:drawing>
          <wp:inline distT="0" distB="0" distL="114300" distR="114300" wp14:anchorId="7308F8EF" wp14:editId="3A42CDFA">
            <wp:extent cx="5270500" cy="4357370"/>
            <wp:effectExtent l="0" t="0" r="6350" b="508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3"/>
                    <a:stretch>
                      <a:fillRect/>
                    </a:stretch>
                  </pic:blipFill>
                  <pic:spPr>
                    <a:xfrm>
                      <a:off x="0" y="0"/>
                      <a:ext cx="5270500" cy="4357370"/>
                    </a:xfrm>
                    <a:prstGeom prst="rect">
                      <a:avLst/>
                    </a:prstGeom>
                  </pic:spPr>
                </pic:pic>
              </a:graphicData>
            </a:graphic>
          </wp:inline>
        </w:drawing>
      </w:r>
    </w:p>
    <w:p w14:paraId="22D85515" w14:textId="77777777" w:rsidR="00E754D6" w:rsidRDefault="00000000">
      <w:pPr>
        <w:pStyle w:val="4"/>
        <w:rPr>
          <w:rFonts w:ascii="宋体" w:hAnsi="宋体"/>
          <w:szCs w:val="21"/>
        </w:rPr>
      </w:pPr>
      <w:r>
        <w:rPr>
          <w:rFonts w:ascii="宋体" w:hAnsi="宋体"/>
          <w:szCs w:val="21"/>
        </w:rPr>
        <w:lastRenderedPageBreak/>
        <w:t>1.</w:t>
      </w:r>
      <w:r>
        <w:rPr>
          <w:rFonts w:ascii="宋体" w:hAnsi="宋体" w:hint="eastAsia"/>
          <w:szCs w:val="21"/>
        </w:rPr>
        <w:t>2</w:t>
      </w:r>
      <w:r>
        <w:rPr>
          <w:rFonts w:ascii="宋体" w:hAnsi="宋体"/>
          <w:szCs w:val="21"/>
        </w:rPr>
        <w:t xml:space="preserve"> </w:t>
      </w:r>
      <w:r>
        <w:rPr>
          <w:rFonts w:ascii="宋体" w:hAnsi="宋体" w:hint="eastAsia"/>
          <w:szCs w:val="21"/>
        </w:rPr>
        <w:t>用户注册顺序图</w:t>
      </w:r>
    </w:p>
    <w:p w14:paraId="6044BE86" w14:textId="77777777" w:rsidR="00E754D6" w:rsidRDefault="00000000">
      <w:pPr>
        <w:rPr>
          <w:rFonts w:hint="eastAsia"/>
          <w:lang w:eastAsia="zh"/>
        </w:rPr>
      </w:pPr>
      <w:r>
        <w:rPr>
          <w:rFonts w:hint="eastAsia"/>
          <w:noProof/>
          <w:lang w:eastAsia="zh"/>
        </w:rPr>
        <w:drawing>
          <wp:inline distT="0" distB="0" distL="114300" distR="114300" wp14:anchorId="2FE4D20D" wp14:editId="785B1B94">
            <wp:extent cx="5261610" cy="2334260"/>
            <wp:effectExtent l="0" t="0" r="1524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4"/>
                    <a:stretch>
                      <a:fillRect/>
                    </a:stretch>
                  </pic:blipFill>
                  <pic:spPr>
                    <a:xfrm>
                      <a:off x="0" y="0"/>
                      <a:ext cx="5261610" cy="2334260"/>
                    </a:xfrm>
                    <a:prstGeom prst="rect">
                      <a:avLst/>
                    </a:prstGeom>
                  </pic:spPr>
                </pic:pic>
              </a:graphicData>
            </a:graphic>
          </wp:inline>
        </w:drawing>
      </w:r>
    </w:p>
    <w:p w14:paraId="484E07DA" w14:textId="77777777" w:rsidR="00E754D6" w:rsidRDefault="00E754D6">
      <w:pPr>
        <w:rPr>
          <w:rFonts w:hint="eastAsia"/>
        </w:rPr>
      </w:pPr>
    </w:p>
    <w:p w14:paraId="7490029F" w14:textId="77777777" w:rsidR="00E754D6" w:rsidRDefault="00000000">
      <w:pPr>
        <w:pStyle w:val="4"/>
        <w:rPr>
          <w:rFonts w:ascii="宋体" w:hAnsi="宋体"/>
          <w:szCs w:val="21"/>
        </w:rPr>
      </w:pPr>
      <w:r>
        <w:rPr>
          <w:rFonts w:ascii="宋体" w:hAnsi="宋体"/>
          <w:szCs w:val="21"/>
        </w:rPr>
        <w:t>1.</w:t>
      </w:r>
      <w:r>
        <w:rPr>
          <w:rFonts w:ascii="宋体" w:hAnsi="宋体" w:hint="eastAsia"/>
          <w:szCs w:val="21"/>
          <w:lang w:eastAsia="zh"/>
        </w:rPr>
        <w:t>3</w:t>
      </w:r>
      <w:r>
        <w:rPr>
          <w:rFonts w:ascii="宋体" w:hAnsi="宋体"/>
          <w:szCs w:val="21"/>
        </w:rPr>
        <w:t xml:space="preserve"> </w:t>
      </w:r>
      <w:r>
        <w:rPr>
          <w:rFonts w:ascii="宋体" w:hAnsi="宋体" w:hint="eastAsia"/>
          <w:szCs w:val="21"/>
        </w:rPr>
        <w:t>注销账号顺序图</w:t>
      </w:r>
    </w:p>
    <w:p w14:paraId="53C17217" w14:textId="77777777" w:rsidR="00E754D6" w:rsidRDefault="00000000">
      <w:pPr>
        <w:rPr>
          <w:rFonts w:hint="eastAsia"/>
        </w:rPr>
      </w:pPr>
      <w:r>
        <w:rPr>
          <w:noProof/>
        </w:rPr>
        <w:drawing>
          <wp:inline distT="0" distB="0" distL="114300" distR="114300" wp14:anchorId="5A3DFB51" wp14:editId="16DF4AB0">
            <wp:extent cx="5051425" cy="2366010"/>
            <wp:effectExtent l="0" t="0" r="15875"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5"/>
                    <a:stretch>
                      <a:fillRect/>
                    </a:stretch>
                  </pic:blipFill>
                  <pic:spPr>
                    <a:xfrm>
                      <a:off x="0" y="0"/>
                      <a:ext cx="5051425" cy="2366010"/>
                    </a:xfrm>
                    <a:prstGeom prst="rect">
                      <a:avLst/>
                    </a:prstGeom>
                  </pic:spPr>
                </pic:pic>
              </a:graphicData>
            </a:graphic>
          </wp:inline>
        </w:drawing>
      </w:r>
    </w:p>
    <w:p w14:paraId="3F42BE96" w14:textId="77777777" w:rsidR="00E754D6" w:rsidRDefault="00000000">
      <w:pPr>
        <w:pStyle w:val="4"/>
        <w:rPr>
          <w:rFonts w:ascii="宋体" w:hAnsi="宋体"/>
          <w:szCs w:val="21"/>
        </w:rPr>
      </w:pPr>
      <w:r>
        <w:rPr>
          <w:rFonts w:ascii="宋体" w:hAnsi="宋体"/>
          <w:szCs w:val="21"/>
        </w:rPr>
        <w:lastRenderedPageBreak/>
        <w:t>1.</w:t>
      </w:r>
      <w:r>
        <w:rPr>
          <w:rFonts w:ascii="宋体" w:hAnsi="宋体" w:hint="eastAsia"/>
          <w:szCs w:val="21"/>
          <w:lang w:eastAsia="zh"/>
        </w:rPr>
        <w:t>4</w:t>
      </w:r>
      <w:r>
        <w:rPr>
          <w:rFonts w:ascii="宋体" w:hAnsi="宋体"/>
          <w:szCs w:val="21"/>
        </w:rPr>
        <w:t xml:space="preserve"> </w:t>
      </w:r>
      <w:r>
        <w:rPr>
          <w:rFonts w:ascii="宋体" w:hAnsi="宋体" w:hint="eastAsia"/>
          <w:szCs w:val="21"/>
        </w:rPr>
        <w:t>密码找回顺序图</w:t>
      </w:r>
    </w:p>
    <w:p w14:paraId="7E965F59" w14:textId="77777777" w:rsidR="00E754D6" w:rsidRDefault="00000000">
      <w:pPr>
        <w:rPr>
          <w:rFonts w:hint="eastAsia"/>
        </w:rPr>
      </w:pPr>
      <w:r>
        <w:rPr>
          <w:noProof/>
        </w:rPr>
        <w:drawing>
          <wp:inline distT="0" distB="0" distL="114300" distR="114300" wp14:anchorId="0F4109DF" wp14:editId="4D2471E0">
            <wp:extent cx="5272405" cy="2676525"/>
            <wp:effectExtent l="0" t="0" r="4445"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6"/>
                    <a:stretch>
                      <a:fillRect/>
                    </a:stretch>
                  </pic:blipFill>
                  <pic:spPr>
                    <a:xfrm>
                      <a:off x="0" y="0"/>
                      <a:ext cx="5272405" cy="2676525"/>
                    </a:xfrm>
                    <a:prstGeom prst="rect">
                      <a:avLst/>
                    </a:prstGeom>
                  </pic:spPr>
                </pic:pic>
              </a:graphicData>
            </a:graphic>
          </wp:inline>
        </w:drawing>
      </w:r>
    </w:p>
    <w:p w14:paraId="69D4D7E2" w14:textId="77777777" w:rsidR="00E754D6" w:rsidRDefault="00000000">
      <w:pPr>
        <w:pStyle w:val="4"/>
        <w:rPr>
          <w:rFonts w:ascii="宋体" w:hAnsi="宋体"/>
          <w:szCs w:val="21"/>
        </w:rPr>
      </w:pPr>
      <w:r>
        <w:rPr>
          <w:rFonts w:ascii="宋体" w:hAnsi="宋体"/>
          <w:szCs w:val="21"/>
        </w:rPr>
        <w:t>1.</w:t>
      </w:r>
      <w:r>
        <w:rPr>
          <w:rFonts w:ascii="宋体" w:hAnsi="宋体" w:hint="eastAsia"/>
          <w:szCs w:val="21"/>
          <w:lang w:eastAsia="zh"/>
        </w:rPr>
        <w:t>5增加菜单分类</w:t>
      </w:r>
      <w:r>
        <w:rPr>
          <w:rFonts w:ascii="宋体" w:hAnsi="宋体" w:hint="eastAsia"/>
          <w:szCs w:val="21"/>
        </w:rPr>
        <w:t>顺序图</w:t>
      </w:r>
    </w:p>
    <w:p w14:paraId="256AF15D" w14:textId="77777777" w:rsidR="00E754D6" w:rsidRDefault="00000000">
      <w:pPr>
        <w:spacing w:line="360" w:lineRule="auto"/>
        <w:rPr>
          <w:rFonts w:ascii="Consolas" w:hAnsi="Consolas" w:cs="宋体"/>
          <w:lang w:eastAsia="zh"/>
        </w:rPr>
      </w:pPr>
      <w:r>
        <w:rPr>
          <w:rFonts w:ascii="Consolas" w:hAnsi="Consolas" w:cs="宋体"/>
          <w:noProof/>
          <w:lang w:eastAsia="zh"/>
        </w:rPr>
        <w:drawing>
          <wp:inline distT="0" distB="0" distL="114300" distR="114300" wp14:anchorId="0A316B41" wp14:editId="24EC5E07">
            <wp:extent cx="5271135" cy="2213610"/>
            <wp:effectExtent l="0" t="0" r="5715" b="152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7"/>
                    <a:stretch>
                      <a:fillRect/>
                    </a:stretch>
                  </pic:blipFill>
                  <pic:spPr>
                    <a:xfrm>
                      <a:off x="0" y="0"/>
                      <a:ext cx="5271135" cy="2213610"/>
                    </a:xfrm>
                    <a:prstGeom prst="rect">
                      <a:avLst/>
                    </a:prstGeom>
                  </pic:spPr>
                </pic:pic>
              </a:graphicData>
            </a:graphic>
          </wp:inline>
        </w:drawing>
      </w:r>
    </w:p>
    <w:p w14:paraId="12BA44B8" w14:textId="77777777" w:rsidR="00E754D6" w:rsidRDefault="00E754D6">
      <w:pPr>
        <w:spacing w:line="360" w:lineRule="auto"/>
        <w:jc w:val="center"/>
        <w:rPr>
          <w:rFonts w:ascii="Consolas" w:hAnsi="Consolas" w:cs="宋体"/>
          <w:color w:val="000000" w:themeColor="text1"/>
        </w:rPr>
      </w:pPr>
    </w:p>
    <w:p w14:paraId="0EEB08B6" w14:textId="77777777" w:rsidR="00E754D6" w:rsidRDefault="00000000">
      <w:pPr>
        <w:pStyle w:val="4"/>
        <w:rPr>
          <w:rFonts w:ascii="宋体" w:hAnsi="宋体"/>
          <w:szCs w:val="21"/>
        </w:rPr>
      </w:pPr>
      <w:r>
        <w:rPr>
          <w:rFonts w:ascii="宋体" w:hAnsi="宋体" w:hint="eastAsia"/>
          <w:szCs w:val="21"/>
        </w:rPr>
        <w:lastRenderedPageBreak/>
        <w:t>1</w:t>
      </w:r>
      <w:r>
        <w:rPr>
          <w:rFonts w:ascii="宋体" w:hAnsi="宋体"/>
          <w:szCs w:val="21"/>
        </w:rPr>
        <w:t>.</w:t>
      </w:r>
      <w:r>
        <w:rPr>
          <w:rFonts w:ascii="宋体" w:hAnsi="宋体" w:hint="eastAsia"/>
          <w:szCs w:val="21"/>
          <w:lang w:eastAsia="zh"/>
        </w:rPr>
        <w:t>6删除菜单分类</w:t>
      </w:r>
      <w:r>
        <w:rPr>
          <w:rFonts w:ascii="宋体" w:hAnsi="宋体" w:hint="eastAsia"/>
          <w:szCs w:val="21"/>
        </w:rPr>
        <w:t>顺序图</w:t>
      </w:r>
    </w:p>
    <w:p w14:paraId="69B9D4A1" w14:textId="77777777" w:rsidR="00E754D6" w:rsidRDefault="00000000">
      <w:pPr>
        <w:spacing w:line="360" w:lineRule="auto"/>
        <w:rPr>
          <w:rFonts w:ascii="Consolas" w:hAnsi="Consolas" w:cs="宋体"/>
          <w:color w:val="000000" w:themeColor="text1"/>
          <w:lang w:eastAsia="zh"/>
        </w:rPr>
      </w:pPr>
      <w:r>
        <w:rPr>
          <w:rFonts w:ascii="Consolas" w:hAnsi="Consolas" w:cs="宋体" w:hint="eastAsia"/>
          <w:noProof/>
          <w:color w:val="000000" w:themeColor="text1"/>
          <w:lang w:eastAsia="zh"/>
        </w:rPr>
        <w:drawing>
          <wp:inline distT="0" distB="0" distL="114300" distR="114300" wp14:anchorId="1ADFFBFA" wp14:editId="1DD25999">
            <wp:extent cx="5272405" cy="3717290"/>
            <wp:effectExtent l="0" t="0" r="4445" b="1651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8"/>
                    <a:stretch>
                      <a:fillRect/>
                    </a:stretch>
                  </pic:blipFill>
                  <pic:spPr>
                    <a:xfrm>
                      <a:off x="0" y="0"/>
                      <a:ext cx="5272405" cy="3717290"/>
                    </a:xfrm>
                    <a:prstGeom prst="rect">
                      <a:avLst/>
                    </a:prstGeom>
                  </pic:spPr>
                </pic:pic>
              </a:graphicData>
            </a:graphic>
          </wp:inline>
        </w:drawing>
      </w:r>
    </w:p>
    <w:p w14:paraId="191F0C44" w14:textId="77777777" w:rsidR="00E754D6" w:rsidRDefault="00E754D6">
      <w:pPr>
        <w:rPr>
          <w:rFonts w:ascii="宋体" w:eastAsia="宋体" w:hAnsi="宋体" w:cstheme="majorBidi"/>
          <w:b/>
          <w:bCs/>
          <w:szCs w:val="21"/>
        </w:rPr>
      </w:pPr>
    </w:p>
    <w:p w14:paraId="57265622" w14:textId="77777777" w:rsidR="00E754D6" w:rsidRDefault="00000000">
      <w:pPr>
        <w:pStyle w:val="4"/>
        <w:rPr>
          <w:rFonts w:ascii="宋体" w:hAnsi="宋体"/>
          <w:szCs w:val="21"/>
        </w:rPr>
      </w:pPr>
      <w:r>
        <w:rPr>
          <w:rFonts w:ascii="宋体" w:hAnsi="宋体"/>
          <w:szCs w:val="21"/>
        </w:rPr>
        <w:t>1.</w:t>
      </w:r>
      <w:r>
        <w:rPr>
          <w:rFonts w:ascii="宋体" w:hAnsi="宋体" w:hint="eastAsia"/>
          <w:szCs w:val="21"/>
          <w:lang w:eastAsia="zh"/>
        </w:rPr>
        <w:t>7修改菜单分类</w:t>
      </w:r>
      <w:r>
        <w:rPr>
          <w:rFonts w:ascii="宋体" w:hAnsi="宋体" w:hint="eastAsia"/>
          <w:szCs w:val="21"/>
        </w:rPr>
        <w:t>顺序图</w:t>
      </w:r>
    </w:p>
    <w:p w14:paraId="74C3307D" w14:textId="77777777" w:rsidR="00E754D6" w:rsidRDefault="00000000">
      <w:pPr>
        <w:jc w:val="center"/>
        <w:rPr>
          <w:rFonts w:ascii="宋体" w:hAnsi="宋体" w:hint="eastAsia"/>
          <w:szCs w:val="21"/>
          <w:lang w:eastAsia="zh"/>
        </w:rPr>
      </w:pPr>
      <w:r>
        <w:rPr>
          <w:rFonts w:ascii="宋体" w:hAnsi="宋体"/>
          <w:noProof/>
          <w:szCs w:val="21"/>
          <w:lang w:eastAsia="zh"/>
        </w:rPr>
        <w:drawing>
          <wp:inline distT="0" distB="0" distL="114300" distR="114300" wp14:anchorId="29C409C4" wp14:editId="60B76D1B">
            <wp:extent cx="5271135" cy="2417445"/>
            <wp:effectExtent l="0" t="0" r="5715"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5271135" cy="2417445"/>
                    </a:xfrm>
                    <a:prstGeom prst="rect">
                      <a:avLst/>
                    </a:prstGeom>
                  </pic:spPr>
                </pic:pic>
              </a:graphicData>
            </a:graphic>
          </wp:inline>
        </w:drawing>
      </w:r>
    </w:p>
    <w:p w14:paraId="7F2818F4" w14:textId="77777777" w:rsidR="00E754D6" w:rsidRDefault="00E754D6">
      <w:pPr>
        <w:rPr>
          <w:rFonts w:ascii="宋体" w:hAnsi="宋体" w:hint="eastAsia"/>
          <w:szCs w:val="21"/>
        </w:rPr>
      </w:pPr>
    </w:p>
    <w:p w14:paraId="4052380F" w14:textId="77777777" w:rsidR="00E754D6" w:rsidRDefault="00000000">
      <w:pPr>
        <w:pStyle w:val="4"/>
        <w:rPr>
          <w:rFonts w:ascii="宋体" w:hAnsi="宋体"/>
          <w:szCs w:val="21"/>
        </w:rPr>
      </w:pPr>
      <w:r>
        <w:rPr>
          <w:rFonts w:ascii="宋体" w:hAnsi="宋体"/>
          <w:szCs w:val="21"/>
        </w:rPr>
        <w:lastRenderedPageBreak/>
        <w:t>1.</w:t>
      </w:r>
      <w:r>
        <w:rPr>
          <w:rFonts w:ascii="宋体" w:hAnsi="宋体" w:hint="eastAsia"/>
          <w:szCs w:val="21"/>
          <w:lang w:eastAsia="zh"/>
        </w:rPr>
        <w:t>8增加菜品</w:t>
      </w:r>
      <w:r>
        <w:rPr>
          <w:rFonts w:ascii="宋体" w:hAnsi="宋体" w:hint="eastAsia"/>
          <w:szCs w:val="21"/>
        </w:rPr>
        <w:t>顺序图</w:t>
      </w:r>
    </w:p>
    <w:p w14:paraId="2D3D7530" w14:textId="77777777" w:rsidR="00E754D6" w:rsidRDefault="00000000">
      <w:pPr>
        <w:pStyle w:val="af3"/>
        <w:spacing w:line="360" w:lineRule="auto"/>
        <w:ind w:firstLineChars="0" w:firstLine="0"/>
        <w:rPr>
          <w:rFonts w:ascii="Consolas" w:hAnsi="Consolas"/>
          <w:color w:val="000000" w:themeColor="text1"/>
          <w:lang w:eastAsia="zh"/>
        </w:rPr>
      </w:pPr>
      <w:r>
        <w:rPr>
          <w:rFonts w:ascii="Consolas" w:hAnsi="Consolas"/>
          <w:noProof/>
          <w:color w:val="000000" w:themeColor="text1"/>
          <w:lang w:eastAsia="zh"/>
        </w:rPr>
        <w:drawing>
          <wp:inline distT="0" distB="0" distL="114300" distR="114300" wp14:anchorId="77E19AE4" wp14:editId="25002739">
            <wp:extent cx="4667885" cy="2131695"/>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20"/>
                    <a:srcRect l="4545" t="16506" r="9789" b="6534"/>
                    <a:stretch>
                      <a:fillRect/>
                    </a:stretch>
                  </pic:blipFill>
                  <pic:spPr>
                    <a:xfrm>
                      <a:off x="0" y="0"/>
                      <a:ext cx="4667885" cy="2131695"/>
                    </a:xfrm>
                    <a:prstGeom prst="rect">
                      <a:avLst/>
                    </a:prstGeom>
                  </pic:spPr>
                </pic:pic>
              </a:graphicData>
            </a:graphic>
          </wp:inline>
        </w:drawing>
      </w:r>
    </w:p>
    <w:p w14:paraId="29C56ED5" w14:textId="77777777" w:rsidR="00E754D6" w:rsidRDefault="00000000">
      <w:pPr>
        <w:pStyle w:val="4"/>
        <w:rPr>
          <w:rFonts w:ascii="宋体" w:hAnsi="宋体"/>
          <w:szCs w:val="21"/>
        </w:rPr>
      </w:pPr>
      <w:r>
        <w:rPr>
          <w:rFonts w:ascii="宋体" w:hAnsi="宋体"/>
          <w:szCs w:val="21"/>
        </w:rPr>
        <w:t>1.</w:t>
      </w:r>
      <w:r>
        <w:rPr>
          <w:rFonts w:ascii="宋体" w:hAnsi="宋体" w:hint="eastAsia"/>
          <w:szCs w:val="21"/>
          <w:lang w:eastAsia="zh"/>
        </w:rPr>
        <w:t>9修改菜品</w:t>
      </w:r>
      <w:r>
        <w:rPr>
          <w:rFonts w:ascii="宋体" w:hAnsi="宋体" w:hint="eastAsia"/>
          <w:szCs w:val="21"/>
        </w:rPr>
        <w:t>顺序图</w:t>
      </w:r>
    </w:p>
    <w:p w14:paraId="1639A44B" w14:textId="77777777" w:rsidR="00E754D6" w:rsidRDefault="00000000">
      <w:pPr>
        <w:pStyle w:val="af3"/>
        <w:spacing w:line="360" w:lineRule="auto"/>
        <w:ind w:left="480" w:firstLineChars="0" w:firstLine="0"/>
        <w:jc w:val="center"/>
        <w:rPr>
          <w:rFonts w:ascii="Consolas" w:hAnsi="Consolas"/>
          <w:color w:val="000000" w:themeColor="text1"/>
          <w:lang w:eastAsia="zh"/>
        </w:rPr>
      </w:pPr>
      <w:r>
        <w:rPr>
          <w:rFonts w:ascii="Consolas" w:hAnsi="Consolas"/>
          <w:noProof/>
          <w:color w:val="000000" w:themeColor="text1"/>
          <w:lang w:eastAsia="zh"/>
        </w:rPr>
        <w:drawing>
          <wp:inline distT="0" distB="0" distL="114300" distR="114300" wp14:anchorId="11ED7C11" wp14:editId="5EBD6128">
            <wp:extent cx="5266055" cy="1875155"/>
            <wp:effectExtent l="0" t="0" r="10795" b="1079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1"/>
                    <a:stretch>
                      <a:fillRect/>
                    </a:stretch>
                  </pic:blipFill>
                  <pic:spPr>
                    <a:xfrm>
                      <a:off x="0" y="0"/>
                      <a:ext cx="5266055" cy="1875155"/>
                    </a:xfrm>
                    <a:prstGeom prst="rect">
                      <a:avLst/>
                    </a:prstGeom>
                  </pic:spPr>
                </pic:pic>
              </a:graphicData>
            </a:graphic>
          </wp:inline>
        </w:drawing>
      </w:r>
    </w:p>
    <w:p w14:paraId="3C608C97" w14:textId="77777777" w:rsidR="00E754D6" w:rsidRDefault="00000000">
      <w:pPr>
        <w:pStyle w:val="4"/>
        <w:rPr>
          <w:rFonts w:ascii="宋体" w:hAnsi="宋体"/>
          <w:szCs w:val="21"/>
        </w:rPr>
      </w:pPr>
      <w:r>
        <w:rPr>
          <w:rFonts w:ascii="宋体" w:hAnsi="宋体"/>
          <w:szCs w:val="21"/>
        </w:rPr>
        <w:t>1.1</w:t>
      </w:r>
      <w:r>
        <w:rPr>
          <w:rFonts w:ascii="宋体" w:hAnsi="宋体" w:hint="eastAsia"/>
          <w:szCs w:val="21"/>
          <w:lang w:eastAsia="zh"/>
        </w:rPr>
        <w:t>0删除菜品</w:t>
      </w:r>
      <w:r>
        <w:rPr>
          <w:rFonts w:ascii="宋体" w:hAnsi="宋体" w:hint="eastAsia"/>
          <w:szCs w:val="21"/>
        </w:rPr>
        <w:t>顺序图</w:t>
      </w:r>
    </w:p>
    <w:p w14:paraId="5EFE514C" w14:textId="77777777" w:rsidR="00E754D6" w:rsidRDefault="00000000">
      <w:pPr>
        <w:rPr>
          <w:rFonts w:hint="eastAsia"/>
          <w:lang w:eastAsia="zh"/>
        </w:rPr>
      </w:pPr>
      <w:r>
        <w:rPr>
          <w:noProof/>
          <w:lang w:eastAsia="zh"/>
        </w:rPr>
        <w:drawing>
          <wp:inline distT="0" distB="0" distL="114300" distR="114300" wp14:anchorId="2245123A" wp14:editId="4ED8F49D">
            <wp:extent cx="5262245" cy="2264410"/>
            <wp:effectExtent l="0" t="0" r="14605" b="254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2"/>
                    <a:stretch>
                      <a:fillRect/>
                    </a:stretch>
                  </pic:blipFill>
                  <pic:spPr>
                    <a:xfrm>
                      <a:off x="0" y="0"/>
                      <a:ext cx="5262245" cy="2264410"/>
                    </a:xfrm>
                    <a:prstGeom prst="rect">
                      <a:avLst/>
                    </a:prstGeom>
                  </pic:spPr>
                </pic:pic>
              </a:graphicData>
            </a:graphic>
          </wp:inline>
        </w:drawing>
      </w:r>
    </w:p>
    <w:p w14:paraId="5D81C5A5" w14:textId="77777777" w:rsidR="00E754D6" w:rsidRDefault="00E754D6">
      <w:pPr>
        <w:pStyle w:val="af3"/>
        <w:spacing w:line="360" w:lineRule="auto"/>
        <w:ind w:left="480" w:firstLineChars="0" w:firstLine="0"/>
        <w:rPr>
          <w:rFonts w:ascii="Consolas" w:hAnsi="Consolas"/>
          <w:color w:val="000000" w:themeColor="text1"/>
        </w:rPr>
      </w:pPr>
    </w:p>
    <w:p w14:paraId="56884081" w14:textId="77777777" w:rsidR="00E754D6" w:rsidRDefault="00000000">
      <w:pPr>
        <w:pStyle w:val="4"/>
        <w:rPr>
          <w:rFonts w:ascii="宋体" w:hAnsi="宋体"/>
          <w:szCs w:val="21"/>
        </w:rPr>
      </w:pPr>
      <w:r>
        <w:rPr>
          <w:rFonts w:ascii="宋体" w:hAnsi="宋体"/>
          <w:szCs w:val="21"/>
        </w:rPr>
        <w:lastRenderedPageBreak/>
        <w:t>1.1</w:t>
      </w:r>
      <w:r>
        <w:rPr>
          <w:rFonts w:ascii="宋体" w:hAnsi="宋体" w:hint="eastAsia"/>
          <w:szCs w:val="21"/>
          <w:lang w:eastAsia="zh"/>
        </w:rPr>
        <w:t>1</w:t>
      </w:r>
      <w:r>
        <w:rPr>
          <w:rFonts w:ascii="宋体" w:hAnsi="宋体" w:hint="eastAsia"/>
          <w:szCs w:val="21"/>
        </w:rPr>
        <w:t>查询</w:t>
      </w:r>
      <w:r>
        <w:rPr>
          <w:rFonts w:ascii="宋体" w:hAnsi="宋体" w:hint="eastAsia"/>
          <w:szCs w:val="21"/>
          <w:lang w:eastAsia="zh"/>
        </w:rPr>
        <w:t>菜品</w:t>
      </w:r>
      <w:r>
        <w:rPr>
          <w:rFonts w:ascii="宋体" w:hAnsi="宋体" w:hint="eastAsia"/>
          <w:szCs w:val="21"/>
        </w:rPr>
        <w:t>顺序图</w:t>
      </w:r>
    </w:p>
    <w:p w14:paraId="441F6E7A" w14:textId="77777777" w:rsidR="00E754D6" w:rsidRDefault="00000000">
      <w:pPr>
        <w:pStyle w:val="af3"/>
        <w:spacing w:line="360" w:lineRule="auto"/>
        <w:ind w:firstLineChars="0" w:firstLine="0"/>
        <w:jc w:val="center"/>
        <w:rPr>
          <w:rFonts w:ascii="Consolas" w:hAnsi="Consolas"/>
          <w:color w:val="000000" w:themeColor="text1"/>
          <w:lang w:eastAsia="zh"/>
        </w:rPr>
      </w:pPr>
      <w:r>
        <w:rPr>
          <w:rFonts w:ascii="Consolas" w:hAnsi="Consolas"/>
          <w:noProof/>
          <w:color w:val="000000" w:themeColor="text1"/>
          <w:lang w:eastAsia="zh"/>
        </w:rPr>
        <w:drawing>
          <wp:inline distT="0" distB="0" distL="114300" distR="114300" wp14:anchorId="742D180E" wp14:editId="0100B5F2">
            <wp:extent cx="6229985" cy="2167890"/>
            <wp:effectExtent l="0" t="0" r="18415"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3"/>
                    <a:stretch>
                      <a:fillRect/>
                    </a:stretch>
                  </pic:blipFill>
                  <pic:spPr>
                    <a:xfrm>
                      <a:off x="0" y="0"/>
                      <a:ext cx="6229985" cy="2167890"/>
                    </a:xfrm>
                    <a:prstGeom prst="rect">
                      <a:avLst/>
                    </a:prstGeom>
                  </pic:spPr>
                </pic:pic>
              </a:graphicData>
            </a:graphic>
          </wp:inline>
        </w:drawing>
      </w:r>
    </w:p>
    <w:p w14:paraId="04DE2174" w14:textId="77777777" w:rsidR="00E754D6" w:rsidRDefault="00000000">
      <w:pPr>
        <w:pStyle w:val="4"/>
        <w:rPr>
          <w:rFonts w:ascii="宋体" w:hAnsi="宋体"/>
          <w:szCs w:val="21"/>
        </w:rPr>
      </w:pPr>
      <w:r>
        <w:rPr>
          <w:rFonts w:ascii="宋体" w:hAnsi="宋体"/>
          <w:szCs w:val="21"/>
        </w:rPr>
        <w:t>1.1</w:t>
      </w:r>
      <w:r>
        <w:rPr>
          <w:rFonts w:ascii="宋体" w:hAnsi="宋体" w:hint="eastAsia"/>
          <w:szCs w:val="21"/>
          <w:lang w:eastAsia="zh"/>
        </w:rPr>
        <w:t>2</w:t>
      </w:r>
      <w:r>
        <w:rPr>
          <w:rFonts w:ascii="宋体" w:hAnsi="宋体" w:cs="宋体" w:hint="eastAsia"/>
          <w:szCs w:val="21"/>
        </w:rPr>
        <w:t>添加菜品至购物车</w:t>
      </w:r>
      <w:r>
        <w:rPr>
          <w:rFonts w:ascii="宋体" w:hAnsi="宋体" w:hint="eastAsia"/>
          <w:szCs w:val="21"/>
        </w:rPr>
        <w:t>顺序图</w:t>
      </w:r>
    </w:p>
    <w:p w14:paraId="58B61E87" w14:textId="77777777" w:rsidR="00E754D6" w:rsidRDefault="00000000">
      <w:pPr>
        <w:pStyle w:val="af3"/>
        <w:spacing w:line="360" w:lineRule="auto"/>
        <w:ind w:firstLineChars="0" w:firstLine="0"/>
        <w:rPr>
          <w:rFonts w:ascii="Consolas" w:hAnsi="Consolas"/>
          <w:color w:val="000000" w:themeColor="text1"/>
          <w:lang w:eastAsia="zh"/>
        </w:rPr>
      </w:pPr>
      <w:r>
        <w:rPr>
          <w:rFonts w:ascii="Consolas" w:hAnsi="Consolas"/>
          <w:noProof/>
          <w:color w:val="000000" w:themeColor="text1"/>
          <w:lang w:eastAsia="zh"/>
        </w:rPr>
        <w:drawing>
          <wp:inline distT="0" distB="0" distL="114300" distR="114300" wp14:anchorId="1350A4E9" wp14:editId="17D347A1">
            <wp:extent cx="5267960" cy="2623820"/>
            <wp:effectExtent l="0" t="0" r="889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4"/>
                    <a:stretch>
                      <a:fillRect/>
                    </a:stretch>
                  </pic:blipFill>
                  <pic:spPr>
                    <a:xfrm>
                      <a:off x="0" y="0"/>
                      <a:ext cx="5267960" cy="2623820"/>
                    </a:xfrm>
                    <a:prstGeom prst="rect">
                      <a:avLst/>
                    </a:prstGeom>
                  </pic:spPr>
                </pic:pic>
              </a:graphicData>
            </a:graphic>
          </wp:inline>
        </w:drawing>
      </w:r>
    </w:p>
    <w:p w14:paraId="5DBE1482" w14:textId="77777777" w:rsidR="00E754D6" w:rsidRDefault="00000000">
      <w:pPr>
        <w:pStyle w:val="4"/>
        <w:rPr>
          <w:rFonts w:ascii="宋体" w:hAnsi="宋体"/>
          <w:szCs w:val="21"/>
        </w:rPr>
      </w:pPr>
      <w:r>
        <w:rPr>
          <w:rFonts w:ascii="宋体" w:hAnsi="宋体"/>
          <w:szCs w:val="21"/>
        </w:rPr>
        <w:lastRenderedPageBreak/>
        <w:t>1.1</w:t>
      </w:r>
      <w:r>
        <w:rPr>
          <w:rFonts w:ascii="宋体" w:hAnsi="宋体" w:hint="eastAsia"/>
          <w:szCs w:val="21"/>
          <w:lang w:eastAsia="zh"/>
        </w:rPr>
        <w:t>3</w:t>
      </w:r>
      <w:r>
        <w:rPr>
          <w:rFonts w:ascii="宋体" w:hAnsi="宋体" w:cs="宋体" w:hint="eastAsia"/>
          <w:szCs w:val="21"/>
        </w:rPr>
        <w:t>移除购物车菜品</w:t>
      </w:r>
      <w:r>
        <w:rPr>
          <w:rFonts w:ascii="宋体" w:hAnsi="宋体" w:hint="eastAsia"/>
          <w:szCs w:val="21"/>
        </w:rPr>
        <w:t>顺序图</w:t>
      </w:r>
    </w:p>
    <w:p w14:paraId="1CE6D8EE" w14:textId="77777777" w:rsidR="00E754D6" w:rsidRDefault="00000000">
      <w:pPr>
        <w:pStyle w:val="4"/>
        <w:rPr>
          <w:rFonts w:ascii="宋体" w:hAnsi="宋体"/>
          <w:szCs w:val="21"/>
        </w:rPr>
      </w:pPr>
      <w:r>
        <w:rPr>
          <w:rFonts w:ascii="宋体" w:hAnsi="宋体"/>
          <w:noProof/>
          <w:szCs w:val="21"/>
        </w:rPr>
        <w:drawing>
          <wp:inline distT="0" distB="0" distL="114300" distR="114300" wp14:anchorId="1F6FA752" wp14:editId="1972BCFC">
            <wp:extent cx="5269230" cy="2407285"/>
            <wp:effectExtent l="0" t="0" r="7620"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5"/>
                    <a:stretch>
                      <a:fillRect/>
                    </a:stretch>
                  </pic:blipFill>
                  <pic:spPr>
                    <a:xfrm>
                      <a:off x="0" y="0"/>
                      <a:ext cx="5269230" cy="2407285"/>
                    </a:xfrm>
                    <a:prstGeom prst="rect">
                      <a:avLst/>
                    </a:prstGeom>
                  </pic:spPr>
                </pic:pic>
              </a:graphicData>
            </a:graphic>
          </wp:inline>
        </w:drawing>
      </w:r>
      <w:r>
        <w:rPr>
          <w:rFonts w:ascii="宋体" w:hAnsi="宋体"/>
          <w:szCs w:val="21"/>
        </w:rPr>
        <w:t>1.1</w:t>
      </w:r>
      <w:r>
        <w:rPr>
          <w:rFonts w:ascii="宋体" w:hAnsi="宋体" w:hint="eastAsia"/>
          <w:szCs w:val="21"/>
          <w:lang w:eastAsia="zh"/>
        </w:rPr>
        <w:t>4</w:t>
      </w:r>
      <w:r>
        <w:rPr>
          <w:rFonts w:ascii="宋体" w:hAnsi="宋体" w:cs="宋体" w:hint="eastAsia"/>
          <w:szCs w:val="21"/>
        </w:rPr>
        <w:t>提交订单</w:t>
      </w:r>
      <w:r>
        <w:rPr>
          <w:rFonts w:ascii="宋体" w:hAnsi="宋体" w:hint="eastAsia"/>
          <w:szCs w:val="21"/>
        </w:rPr>
        <w:t>顺序图</w:t>
      </w:r>
    </w:p>
    <w:p w14:paraId="5F1CD75C" w14:textId="77777777" w:rsidR="00E754D6" w:rsidRDefault="00000000">
      <w:pPr>
        <w:spacing w:line="360" w:lineRule="auto"/>
        <w:rPr>
          <w:rFonts w:hint="eastAsia"/>
        </w:rPr>
      </w:pPr>
      <w:r>
        <w:rPr>
          <w:noProof/>
        </w:rPr>
        <w:drawing>
          <wp:inline distT="0" distB="0" distL="114300" distR="114300" wp14:anchorId="61C8D69D" wp14:editId="70DE3D08">
            <wp:extent cx="5263515" cy="1915795"/>
            <wp:effectExtent l="0" t="0" r="13335"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6"/>
                    <a:stretch>
                      <a:fillRect/>
                    </a:stretch>
                  </pic:blipFill>
                  <pic:spPr>
                    <a:xfrm>
                      <a:off x="0" y="0"/>
                      <a:ext cx="5263515" cy="1915795"/>
                    </a:xfrm>
                    <a:prstGeom prst="rect">
                      <a:avLst/>
                    </a:prstGeom>
                  </pic:spPr>
                </pic:pic>
              </a:graphicData>
            </a:graphic>
          </wp:inline>
        </w:drawing>
      </w:r>
    </w:p>
    <w:p w14:paraId="707EC766" w14:textId="77777777" w:rsidR="00E754D6" w:rsidRDefault="00000000">
      <w:pPr>
        <w:pStyle w:val="4"/>
        <w:rPr>
          <w:rFonts w:ascii="宋体" w:hAnsi="宋体" w:cs="宋体"/>
          <w:szCs w:val="21"/>
          <w:lang w:eastAsia="zh"/>
        </w:rPr>
      </w:pPr>
      <w:r>
        <w:rPr>
          <w:rFonts w:ascii="宋体" w:hAnsi="宋体" w:cs="宋体" w:hint="eastAsia"/>
          <w:szCs w:val="21"/>
          <w:lang w:eastAsia="zh"/>
        </w:rPr>
        <w:t>1.15管理订单顺序图</w:t>
      </w:r>
    </w:p>
    <w:p w14:paraId="4AB4923C" w14:textId="77777777" w:rsidR="00E754D6" w:rsidRDefault="00000000">
      <w:pPr>
        <w:rPr>
          <w:rFonts w:hint="eastAsia"/>
          <w:lang w:eastAsia="zh"/>
        </w:rPr>
      </w:pPr>
      <w:r>
        <w:rPr>
          <w:rFonts w:hint="eastAsia"/>
          <w:noProof/>
          <w:lang w:eastAsia="zh"/>
        </w:rPr>
        <w:drawing>
          <wp:inline distT="0" distB="0" distL="114300" distR="114300" wp14:anchorId="18D844F5" wp14:editId="3BDA37F5">
            <wp:extent cx="5269865" cy="2395220"/>
            <wp:effectExtent l="0" t="0" r="6985" b="50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7"/>
                    <a:stretch>
                      <a:fillRect/>
                    </a:stretch>
                  </pic:blipFill>
                  <pic:spPr>
                    <a:xfrm>
                      <a:off x="0" y="0"/>
                      <a:ext cx="5269865" cy="2395220"/>
                    </a:xfrm>
                    <a:prstGeom prst="rect">
                      <a:avLst/>
                    </a:prstGeom>
                  </pic:spPr>
                </pic:pic>
              </a:graphicData>
            </a:graphic>
          </wp:inline>
        </w:drawing>
      </w:r>
    </w:p>
    <w:p w14:paraId="0C5ADD25" w14:textId="77777777" w:rsidR="00E754D6" w:rsidRDefault="00000000">
      <w:pPr>
        <w:pStyle w:val="4"/>
        <w:rPr>
          <w:rFonts w:ascii="宋体" w:hAnsi="宋体"/>
          <w:szCs w:val="21"/>
        </w:rPr>
      </w:pPr>
      <w:r>
        <w:rPr>
          <w:rFonts w:ascii="宋体" w:hAnsi="宋体"/>
          <w:szCs w:val="21"/>
        </w:rPr>
        <w:lastRenderedPageBreak/>
        <w:t>1.1</w:t>
      </w:r>
      <w:r>
        <w:rPr>
          <w:rFonts w:ascii="宋体" w:hAnsi="宋体" w:hint="eastAsia"/>
          <w:szCs w:val="21"/>
          <w:lang w:eastAsia="zh"/>
        </w:rPr>
        <w:t>6</w:t>
      </w:r>
      <w:r>
        <w:rPr>
          <w:rFonts w:ascii="宋体" w:hAnsi="宋体" w:hint="eastAsia"/>
          <w:szCs w:val="21"/>
        </w:rPr>
        <w:t>发表评论顺序图</w:t>
      </w:r>
    </w:p>
    <w:p w14:paraId="14E283A6" w14:textId="77777777" w:rsidR="00E754D6" w:rsidRDefault="00000000">
      <w:pPr>
        <w:spacing w:line="360" w:lineRule="auto"/>
        <w:rPr>
          <w:rFonts w:hint="eastAsia"/>
        </w:rPr>
      </w:pPr>
      <w:r>
        <w:rPr>
          <w:noProof/>
        </w:rPr>
        <w:drawing>
          <wp:inline distT="0" distB="0" distL="114300" distR="114300" wp14:anchorId="3DA17A63" wp14:editId="76E0ED45">
            <wp:extent cx="5268595" cy="1967865"/>
            <wp:effectExtent l="0" t="0" r="8255" b="133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8"/>
                    <a:stretch>
                      <a:fillRect/>
                    </a:stretch>
                  </pic:blipFill>
                  <pic:spPr>
                    <a:xfrm>
                      <a:off x="0" y="0"/>
                      <a:ext cx="5268595" cy="1967865"/>
                    </a:xfrm>
                    <a:prstGeom prst="rect">
                      <a:avLst/>
                    </a:prstGeom>
                  </pic:spPr>
                </pic:pic>
              </a:graphicData>
            </a:graphic>
          </wp:inline>
        </w:drawing>
      </w:r>
    </w:p>
    <w:p w14:paraId="50E13B6A" w14:textId="77777777" w:rsidR="00E754D6" w:rsidRDefault="00000000">
      <w:pPr>
        <w:pStyle w:val="4"/>
        <w:rPr>
          <w:rFonts w:ascii="宋体" w:hAnsi="宋体"/>
          <w:szCs w:val="21"/>
        </w:rPr>
      </w:pPr>
      <w:r>
        <w:rPr>
          <w:rFonts w:ascii="宋体" w:hAnsi="宋体"/>
          <w:szCs w:val="21"/>
        </w:rPr>
        <w:t>1.1</w:t>
      </w:r>
      <w:r>
        <w:rPr>
          <w:rFonts w:ascii="宋体" w:hAnsi="宋体" w:hint="eastAsia"/>
          <w:szCs w:val="21"/>
          <w:lang w:eastAsia="zh"/>
        </w:rPr>
        <w:t>7</w:t>
      </w:r>
      <w:r>
        <w:rPr>
          <w:rFonts w:ascii="宋体" w:hAnsi="宋体" w:hint="eastAsia"/>
          <w:szCs w:val="21"/>
        </w:rPr>
        <w:t>删除评论顺序图</w:t>
      </w:r>
    </w:p>
    <w:p w14:paraId="6BB12F9E" w14:textId="77777777" w:rsidR="00E754D6" w:rsidRDefault="00000000">
      <w:pPr>
        <w:spacing w:line="360" w:lineRule="auto"/>
        <w:rPr>
          <w:rFonts w:hint="eastAsia"/>
          <w:lang w:eastAsia="zh"/>
        </w:rPr>
      </w:pPr>
      <w:r>
        <w:rPr>
          <w:rFonts w:hint="eastAsia"/>
          <w:noProof/>
          <w:lang w:eastAsia="zh"/>
        </w:rPr>
        <w:drawing>
          <wp:inline distT="0" distB="0" distL="114300" distR="114300" wp14:anchorId="2DFB70F2" wp14:editId="2228B794">
            <wp:extent cx="5272405" cy="2623185"/>
            <wp:effectExtent l="0" t="0" r="4445" b="57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29"/>
                    <a:stretch>
                      <a:fillRect/>
                    </a:stretch>
                  </pic:blipFill>
                  <pic:spPr>
                    <a:xfrm>
                      <a:off x="0" y="0"/>
                      <a:ext cx="5272405" cy="2623185"/>
                    </a:xfrm>
                    <a:prstGeom prst="rect">
                      <a:avLst/>
                    </a:prstGeom>
                  </pic:spPr>
                </pic:pic>
              </a:graphicData>
            </a:graphic>
          </wp:inline>
        </w:drawing>
      </w:r>
    </w:p>
    <w:p w14:paraId="077C9FA3" w14:textId="77777777" w:rsidR="00E754D6" w:rsidRDefault="00000000">
      <w:pPr>
        <w:pStyle w:val="4"/>
        <w:rPr>
          <w:rFonts w:ascii="宋体" w:hAnsi="宋体"/>
          <w:szCs w:val="21"/>
        </w:rPr>
      </w:pPr>
      <w:r>
        <w:rPr>
          <w:rFonts w:ascii="宋体" w:hAnsi="宋体"/>
          <w:szCs w:val="21"/>
        </w:rPr>
        <w:lastRenderedPageBreak/>
        <w:t>1.</w:t>
      </w:r>
      <w:r>
        <w:rPr>
          <w:rFonts w:ascii="宋体" w:hAnsi="宋体" w:hint="eastAsia"/>
          <w:szCs w:val="21"/>
          <w:lang w:eastAsia="zh"/>
        </w:rPr>
        <w:t>18</w:t>
      </w:r>
      <w:r>
        <w:rPr>
          <w:rFonts w:ascii="宋体" w:hAnsi="宋体" w:hint="eastAsia"/>
          <w:szCs w:val="21"/>
        </w:rPr>
        <w:t>收藏顺序图</w:t>
      </w:r>
    </w:p>
    <w:p w14:paraId="5304DE98" w14:textId="77777777" w:rsidR="00E754D6" w:rsidRDefault="00000000">
      <w:pPr>
        <w:spacing w:line="360" w:lineRule="auto"/>
        <w:rPr>
          <w:rFonts w:hint="eastAsia"/>
          <w:lang w:eastAsia="zh"/>
        </w:rPr>
      </w:pPr>
      <w:r>
        <w:rPr>
          <w:rFonts w:hint="eastAsia"/>
          <w:noProof/>
          <w:lang w:eastAsia="zh"/>
        </w:rPr>
        <w:drawing>
          <wp:inline distT="0" distB="0" distL="114300" distR="114300" wp14:anchorId="0F175D12" wp14:editId="0E5A26C7">
            <wp:extent cx="5269230" cy="2292350"/>
            <wp:effectExtent l="0" t="0" r="7620" b="1270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0"/>
                    <a:stretch>
                      <a:fillRect/>
                    </a:stretch>
                  </pic:blipFill>
                  <pic:spPr>
                    <a:xfrm>
                      <a:off x="0" y="0"/>
                      <a:ext cx="5269230" cy="2292350"/>
                    </a:xfrm>
                    <a:prstGeom prst="rect">
                      <a:avLst/>
                    </a:prstGeom>
                  </pic:spPr>
                </pic:pic>
              </a:graphicData>
            </a:graphic>
          </wp:inline>
        </w:drawing>
      </w:r>
    </w:p>
    <w:p w14:paraId="7CDC57C3" w14:textId="77777777" w:rsidR="00E754D6" w:rsidRDefault="00000000">
      <w:pPr>
        <w:pStyle w:val="4"/>
        <w:rPr>
          <w:rFonts w:ascii="宋体" w:hAnsi="宋体"/>
          <w:szCs w:val="21"/>
        </w:rPr>
      </w:pPr>
      <w:r>
        <w:rPr>
          <w:rFonts w:ascii="宋体" w:hAnsi="宋体"/>
          <w:szCs w:val="21"/>
        </w:rPr>
        <w:t>1.</w:t>
      </w:r>
      <w:r>
        <w:rPr>
          <w:rFonts w:ascii="宋体" w:hAnsi="宋体" w:hint="eastAsia"/>
          <w:szCs w:val="21"/>
          <w:lang w:eastAsia="zh"/>
        </w:rPr>
        <w:t>19</w:t>
      </w:r>
      <w:r>
        <w:rPr>
          <w:rFonts w:ascii="宋体" w:hAnsi="宋体" w:hint="eastAsia"/>
          <w:szCs w:val="21"/>
        </w:rPr>
        <w:t>取消收藏顺序图</w:t>
      </w:r>
    </w:p>
    <w:p w14:paraId="2C1FDF48" w14:textId="77777777" w:rsidR="00E754D6" w:rsidRDefault="00000000">
      <w:pPr>
        <w:spacing w:line="360" w:lineRule="auto"/>
        <w:rPr>
          <w:rFonts w:hint="eastAsia"/>
          <w:lang w:eastAsia="zh"/>
        </w:rPr>
      </w:pPr>
      <w:r>
        <w:rPr>
          <w:rFonts w:hint="eastAsia"/>
          <w:noProof/>
          <w:lang w:eastAsia="zh"/>
        </w:rPr>
        <w:drawing>
          <wp:inline distT="0" distB="0" distL="114300" distR="114300" wp14:anchorId="338E4C5A" wp14:editId="7513EB0A">
            <wp:extent cx="5267325" cy="2489200"/>
            <wp:effectExtent l="0" t="0" r="9525" b="635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1"/>
                    <a:stretch>
                      <a:fillRect/>
                    </a:stretch>
                  </pic:blipFill>
                  <pic:spPr>
                    <a:xfrm>
                      <a:off x="0" y="0"/>
                      <a:ext cx="5267325" cy="2489200"/>
                    </a:xfrm>
                    <a:prstGeom prst="rect">
                      <a:avLst/>
                    </a:prstGeom>
                  </pic:spPr>
                </pic:pic>
              </a:graphicData>
            </a:graphic>
          </wp:inline>
        </w:drawing>
      </w:r>
    </w:p>
    <w:p w14:paraId="5DC5A858" w14:textId="77777777" w:rsidR="00E754D6" w:rsidRDefault="00E754D6">
      <w:pPr>
        <w:spacing w:line="360" w:lineRule="auto"/>
        <w:rPr>
          <w:rFonts w:hint="eastAsia"/>
        </w:rPr>
      </w:pPr>
    </w:p>
    <w:p w14:paraId="02D813FC" w14:textId="77777777" w:rsidR="00E754D6" w:rsidRDefault="00000000">
      <w:pPr>
        <w:pStyle w:val="4"/>
        <w:rPr>
          <w:rFonts w:ascii="宋体" w:hAnsi="宋体"/>
          <w:szCs w:val="21"/>
          <w:lang w:eastAsia="zh"/>
        </w:rPr>
      </w:pPr>
      <w:r>
        <w:rPr>
          <w:rFonts w:ascii="宋体" w:hAnsi="宋体" w:hint="eastAsia"/>
          <w:szCs w:val="21"/>
          <w:lang w:eastAsia="zh"/>
        </w:rPr>
        <w:lastRenderedPageBreak/>
        <w:t>1.20点赞顺序图</w:t>
      </w:r>
    </w:p>
    <w:p w14:paraId="3683601F" w14:textId="77777777" w:rsidR="00E754D6" w:rsidRDefault="00000000">
      <w:pPr>
        <w:rPr>
          <w:rFonts w:hint="eastAsia"/>
          <w:lang w:eastAsia="zh"/>
        </w:rPr>
      </w:pPr>
      <w:r>
        <w:rPr>
          <w:rFonts w:hint="eastAsia"/>
          <w:noProof/>
          <w:lang w:eastAsia="zh"/>
        </w:rPr>
        <w:drawing>
          <wp:inline distT="0" distB="0" distL="114300" distR="114300" wp14:anchorId="182CD060" wp14:editId="0A42C287">
            <wp:extent cx="5269865" cy="3320415"/>
            <wp:effectExtent l="0" t="0" r="6985" b="1333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32"/>
                    <a:stretch>
                      <a:fillRect/>
                    </a:stretch>
                  </pic:blipFill>
                  <pic:spPr>
                    <a:xfrm>
                      <a:off x="0" y="0"/>
                      <a:ext cx="5269865" cy="3320415"/>
                    </a:xfrm>
                    <a:prstGeom prst="rect">
                      <a:avLst/>
                    </a:prstGeom>
                  </pic:spPr>
                </pic:pic>
              </a:graphicData>
            </a:graphic>
          </wp:inline>
        </w:drawing>
      </w:r>
    </w:p>
    <w:p w14:paraId="690B5A3B" w14:textId="77777777" w:rsidR="00E754D6" w:rsidRDefault="00000000">
      <w:pPr>
        <w:pStyle w:val="4"/>
        <w:rPr>
          <w:rFonts w:ascii="宋体" w:hAnsi="宋体"/>
          <w:szCs w:val="21"/>
          <w:lang w:eastAsia="zh"/>
        </w:rPr>
      </w:pPr>
      <w:r>
        <w:rPr>
          <w:rFonts w:ascii="宋体" w:hAnsi="宋体" w:hint="eastAsia"/>
          <w:szCs w:val="21"/>
          <w:lang w:eastAsia="zh"/>
        </w:rPr>
        <w:t>1.21取消点赞顺序图</w:t>
      </w:r>
    </w:p>
    <w:p w14:paraId="73917986" w14:textId="77777777" w:rsidR="00E754D6" w:rsidRDefault="00000000">
      <w:pPr>
        <w:rPr>
          <w:rFonts w:hint="eastAsia"/>
          <w:lang w:eastAsia="zh"/>
        </w:rPr>
      </w:pPr>
      <w:r>
        <w:rPr>
          <w:rFonts w:hint="eastAsia"/>
          <w:noProof/>
          <w:lang w:eastAsia="zh"/>
        </w:rPr>
        <w:drawing>
          <wp:inline distT="0" distB="0" distL="114300" distR="114300" wp14:anchorId="3E2D6BBE" wp14:editId="6F8B226D">
            <wp:extent cx="5270500" cy="3377565"/>
            <wp:effectExtent l="0" t="0" r="6350" b="133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33"/>
                    <a:stretch>
                      <a:fillRect/>
                    </a:stretch>
                  </pic:blipFill>
                  <pic:spPr>
                    <a:xfrm>
                      <a:off x="0" y="0"/>
                      <a:ext cx="5270500" cy="3377565"/>
                    </a:xfrm>
                    <a:prstGeom prst="rect">
                      <a:avLst/>
                    </a:prstGeom>
                  </pic:spPr>
                </pic:pic>
              </a:graphicData>
            </a:graphic>
          </wp:inline>
        </w:drawing>
      </w:r>
    </w:p>
    <w:p w14:paraId="2EEFFFB1" w14:textId="77777777" w:rsidR="00E754D6" w:rsidRDefault="00000000">
      <w:pPr>
        <w:pStyle w:val="2"/>
        <w:numPr>
          <w:ilvl w:val="0"/>
          <w:numId w:val="2"/>
        </w:numPr>
      </w:pPr>
      <w:bookmarkStart w:id="47" w:name="_Toc149848669"/>
      <w:r>
        <w:rPr>
          <w:rFonts w:hint="eastAsia"/>
        </w:rPr>
        <w:lastRenderedPageBreak/>
        <w:t>状态模型</w:t>
      </w:r>
      <w:bookmarkEnd w:id="47"/>
    </w:p>
    <w:p w14:paraId="73B58906" w14:textId="4A48FF4A" w:rsidR="00FF4D37" w:rsidRPr="00FF4D37" w:rsidRDefault="00FF4D37" w:rsidP="00FF4D37">
      <w:pPr>
        <w:pStyle w:val="4"/>
        <w:rPr>
          <w:rFonts w:ascii="宋体" w:hAnsi="宋体" w:hint="eastAsia"/>
          <w:szCs w:val="21"/>
        </w:rPr>
      </w:pPr>
      <w:r w:rsidRPr="00FF4D37">
        <w:rPr>
          <w:rFonts w:ascii="宋体" w:hAnsi="宋体" w:hint="eastAsia"/>
          <w:szCs w:val="21"/>
        </w:rPr>
        <w:t>2.1 订单状态</w:t>
      </w:r>
    </w:p>
    <w:p w14:paraId="48310670" w14:textId="77777777" w:rsidR="00E754D6" w:rsidRDefault="00000000">
      <w:pPr>
        <w:rPr>
          <w:rFonts w:hint="eastAsia"/>
          <w:lang w:eastAsia="zh"/>
        </w:rPr>
      </w:pPr>
      <w:r>
        <w:rPr>
          <w:rFonts w:hint="eastAsia"/>
          <w:noProof/>
          <w:lang w:eastAsia="zh"/>
        </w:rPr>
        <w:drawing>
          <wp:inline distT="0" distB="0" distL="114300" distR="114300" wp14:anchorId="47B49799" wp14:editId="7628A6EA">
            <wp:extent cx="5269865" cy="842645"/>
            <wp:effectExtent l="0" t="0" r="6985" b="146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4"/>
                    <a:stretch>
                      <a:fillRect/>
                    </a:stretch>
                  </pic:blipFill>
                  <pic:spPr>
                    <a:xfrm>
                      <a:off x="0" y="0"/>
                      <a:ext cx="5269865" cy="842645"/>
                    </a:xfrm>
                    <a:prstGeom prst="rect">
                      <a:avLst/>
                    </a:prstGeom>
                  </pic:spPr>
                </pic:pic>
              </a:graphicData>
            </a:graphic>
          </wp:inline>
        </w:drawing>
      </w:r>
    </w:p>
    <w:sectPr w:rsidR="00E754D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毛毛妈" w:date="2025-11-07T21:15:00Z" w:initials="">
    <w:p w14:paraId="6ADF64D4" w14:textId="77777777" w:rsidR="00E754D6" w:rsidRDefault="00000000">
      <w:pPr>
        <w:pStyle w:val="a4"/>
        <w:rPr>
          <w:rFonts w:hint="eastAsia"/>
        </w:rPr>
      </w:pPr>
      <w:r>
        <w:rPr>
          <w:rFonts w:hint="eastAsia"/>
        </w:rPr>
        <w:t>从这个类图来看，评价随时可以评？不用order之后？</w:t>
      </w:r>
    </w:p>
  </w:comment>
  <w:comment w:id="13" w:author="ᝰ辞້໌ᮨړ࿐" w:date="2025-11-10T20:36:00Z" w:initials="ᝰ辞້໌ᮨړ࿐">
    <w:p w14:paraId="30393629" w14:textId="77777777" w:rsidR="00E754D6" w:rsidRDefault="00000000">
      <w:pPr>
        <w:pStyle w:val="a4"/>
        <w:rPr>
          <w:rFonts w:hint="eastAsia"/>
          <w:lang w:eastAsia="zh"/>
        </w:rPr>
      </w:pPr>
      <w:bookmarkStart w:id="14" w:name="_T3777408944_1398329059"/>
      <w:r>
        <w:rPr>
          <w:rFonts w:hint="eastAsia"/>
          <w:lang w:eastAsia="zh"/>
        </w:rPr>
        <w:t>已修改</w:t>
      </w:r>
    </w:p>
    <w:bookmarkStart w:id="15" w:name="_T2166793494_1398329059"/>
    <w:bookmarkEnd w:id="14"/>
    <w:bookmarkEnd w:id="15"/>
  </w:comment>
  <w:comment w:id="20" w:author="ᝰ辞້໌ᮨړ࿐" w:date="2025-11-10T19:50:00Z" w:initials="ᝰ辞້໌ᮨړ࿐">
    <w:p w14:paraId="724E5A87" w14:textId="77777777" w:rsidR="00E754D6" w:rsidRDefault="00000000">
      <w:pPr>
        <w:pStyle w:val="a4"/>
        <w:rPr>
          <w:rFonts w:hint="eastAsia"/>
          <w:lang w:eastAsia="zh"/>
        </w:rPr>
      </w:pPr>
      <w:bookmarkStart w:id="22" w:name="_T2166793494_1398329059"/>
      <w:r>
        <w:rPr>
          <w:rFonts w:hint="eastAsia"/>
          <w:lang w:eastAsia="zh"/>
        </w:rPr>
        <w:t>商家即是管理员，为一个商家单独设计的点餐系统</w:t>
      </w:r>
    </w:p>
    <w:bookmarkEnd w:id="22"/>
  </w:comment>
  <w:comment w:id="21" w:author="毛毛妈" w:date="2025-11-11T21:37:00Z" w:initials="chy">
    <w:p w14:paraId="69A2A593" w14:textId="55EA75DB" w:rsidR="00FF4D37" w:rsidRDefault="00FF4D37">
      <w:pPr>
        <w:pStyle w:val="a4"/>
        <w:rPr>
          <w:rFonts w:hint="eastAsia"/>
        </w:rPr>
      </w:pPr>
      <w:r>
        <w:rPr>
          <w:rStyle w:val="af0"/>
          <w:rFonts w:hint="eastAsia"/>
        </w:rPr>
        <w:annotationRef/>
      </w:r>
      <w:r>
        <w:rPr>
          <w:rFonts w:hint="eastAsia"/>
        </w:rPr>
        <w:t>好的，定制软件</w:t>
      </w:r>
    </w:p>
  </w:comment>
  <w:comment w:id="35" w:author="毛毛妈" w:date="2025-11-07T21:27:00Z" w:initials="">
    <w:p w14:paraId="13402871" w14:textId="77777777" w:rsidR="00E754D6" w:rsidRDefault="00000000">
      <w:pPr>
        <w:pStyle w:val="a4"/>
        <w:rPr>
          <w:rFonts w:hint="eastAsia"/>
        </w:rPr>
      </w:pPr>
      <w:r>
        <w:rPr>
          <w:rFonts w:hint="eastAsia"/>
        </w:rPr>
        <w:t>设计状态值，画状态图</w:t>
      </w:r>
    </w:p>
  </w:comment>
  <w:comment w:id="36" w:author="乔耶耶耶" w:date="2025-11-10T20:36:00Z" w:initials="">
    <w:p w14:paraId="58318C42" w14:textId="77777777" w:rsidR="00E754D6" w:rsidRDefault="00000000">
      <w:pPr>
        <w:pStyle w:val="a4"/>
        <w:rPr>
          <w:rFonts w:hint="eastAsia"/>
          <w:lang w:eastAsia="zh"/>
        </w:rPr>
      </w:pPr>
      <w:bookmarkStart w:id="38" w:name="_T3240538056_1531191286"/>
      <w:r>
        <w:rPr>
          <w:rFonts w:hint="eastAsia"/>
          <w:lang w:eastAsia="zh"/>
        </w:rPr>
        <w:t>已完成</w:t>
      </w:r>
    </w:p>
    <w:bookmarkStart w:id="39" w:name="_T3240534519_238705734"/>
    <w:bookmarkEnd w:id="38"/>
    <w:bookmarkEnd w:id="39"/>
  </w:comment>
  <w:comment w:id="40" w:author="茵" w:date="2025-11-10T19:37:00Z" w:initials="">
    <w:p w14:paraId="195F482D" w14:textId="77777777" w:rsidR="00E754D6" w:rsidRDefault="00000000">
      <w:pPr>
        <w:pStyle w:val="a4"/>
        <w:rPr>
          <w:rFonts w:hint="eastAsia"/>
          <w:lang w:eastAsia="zh"/>
        </w:rPr>
      </w:pPr>
      <w:bookmarkStart w:id="42" w:name="_T3240534519_238705734"/>
      <w:r>
        <w:rPr>
          <w:rFonts w:hint="eastAsia"/>
          <w:lang w:eastAsia="zh"/>
        </w:rPr>
        <w:t>增加订单详情类，一个订单关联多个订单详情，一个订单详情记录一个菜品的信息</w:t>
      </w:r>
    </w:p>
    <w:bookmarkEnd w:id="42"/>
  </w:comment>
  <w:comment w:id="41" w:author="毛毛妈" w:date="2025-11-11T21:41:00Z" w:initials="chy">
    <w:p w14:paraId="011A29BA" w14:textId="7333B740" w:rsidR="00FF4D37" w:rsidRDefault="00FF4D37">
      <w:pPr>
        <w:pStyle w:val="a4"/>
        <w:rPr>
          <w:rFonts w:hint="eastAsia"/>
        </w:rPr>
      </w:pPr>
      <w:r>
        <w:rPr>
          <w:rStyle w:val="af0"/>
          <w:rFonts w:hint="eastAsia"/>
        </w:rPr>
        <w:annotationRef/>
      </w:r>
      <w:r>
        <w:rPr>
          <w:rFonts w:hint="eastAsia"/>
        </w:rPr>
        <w:t>双外键就可以唯一确定一条记录了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DF64D4" w15:done="0"/>
  <w15:commentEx w15:paraId="30393629" w15:done="0"/>
  <w15:commentEx w15:paraId="724E5A87" w15:done="0"/>
  <w15:commentEx w15:paraId="69A2A593" w15:paraIdParent="724E5A87" w15:done="0"/>
  <w15:commentEx w15:paraId="13402871" w15:done="0"/>
  <w15:commentEx w15:paraId="58318C42" w15:done="0"/>
  <w15:commentEx w15:paraId="195F482D" w15:done="0"/>
  <w15:commentEx w15:paraId="011A29BA" w15:paraIdParent="195F48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5E6CB" w16cex:dateUtc="2025-11-11T13:37:00Z"/>
  <w16cex:commentExtensible w16cex:durableId="18DA94F9" w16cex:dateUtc="2025-11-11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DF64D4" w16cid:durableId="6ADF64D4"/>
  <w16cid:commentId w16cid:paraId="30393629" w16cid:durableId="30393629"/>
  <w16cid:commentId w16cid:paraId="724E5A87" w16cid:durableId="724E5A87"/>
  <w16cid:commentId w16cid:paraId="69A2A593" w16cid:durableId="2C95E6CB"/>
  <w16cid:commentId w16cid:paraId="13402871" w16cid:durableId="13402871"/>
  <w16cid:commentId w16cid:paraId="58318C42" w16cid:durableId="58318C42"/>
  <w16cid:commentId w16cid:paraId="195F482D" w16cid:durableId="195F482D"/>
  <w16cid:commentId w16cid:paraId="011A29BA" w16cid:durableId="18DA94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康俪金黑W8(P)">
    <w:altName w:val="微软雅黑"/>
    <w:charset w:val="86"/>
    <w:family w:val="swiss"/>
    <w:pitch w:val="default"/>
    <w:sig w:usb0="00000000" w:usb1="00000000" w:usb2="00000012" w:usb3="00000000" w:csb0="00040000" w:csb1="00000000"/>
  </w:font>
  <w:font w:name="华文新魏">
    <w:panose1 w:val="02010800040101010101"/>
    <w:charset w:val="86"/>
    <w:family w:val="auto"/>
    <w:pitch w:val="variable"/>
    <w:sig w:usb0="00000001" w:usb1="080F0000" w:usb2="00000010" w:usb3="00000000" w:csb0="00040000" w:csb1="00000000"/>
  </w:font>
  <w:font w:name="方正粗黑宋简体">
    <w:altName w:val="微软雅黑"/>
    <w:charset w:val="86"/>
    <w:family w:val="auto"/>
    <w:pitch w:val="default"/>
    <w:sig w:usb0="00000000" w:usb1="00000000" w:usb2="00000012" w:usb3="00000000" w:csb0="00040001" w:csb1="00000000"/>
  </w:font>
  <w:font w:name="华文楷体">
    <w:panose1 w:val="02010600040101010101"/>
    <w:charset w:val="86"/>
    <w:family w:val="auto"/>
    <w:pitch w:val="variable"/>
    <w:sig w:usb0="00000287" w:usb1="080F0000" w:usb2="00000010" w:usb3="00000000" w:csb0="0004009F" w:csb1="00000000"/>
  </w:font>
  <w:font w:name="Consolas">
    <w:altName w:val="Noto Sans Mono"/>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DAD629"/>
    <w:multiLevelType w:val="singleLevel"/>
    <w:tmpl w:val="F7DAD629"/>
    <w:lvl w:ilvl="0">
      <w:start w:val="2"/>
      <w:numFmt w:val="decimal"/>
      <w:suff w:val="nothing"/>
      <w:lvlText w:val="%1、"/>
      <w:lvlJc w:val="left"/>
    </w:lvl>
  </w:abstractNum>
  <w:abstractNum w:abstractNumId="1" w15:restartNumberingAfterBreak="0">
    <w:nsid w:val="18C26D2F"/>
    <w:multiLevelType w:val="multilevel"/>
    <w:tmpl w:val="18C26D2F"/>
    <w:lvl w:ilvl="0">
      <w:start w:val="1"/>
      <w:numFmt w:val="decimal"/>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16cid:durableId="915743068">
    <w:abstractNumId w:val="1"/>
  </w:num>
  <w:num w:numId="2" w16cid:durableId="11786931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毛毛妈">
    <w15:presenceInfo w15:providerId="None" w15:userId="毛毛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yMjI2YTBjYjYzYTJiY2U5OWE0N2EyZTIwOTgwNmQifQ=="/>
  </w:docVars>
  <w:rsids>
    <w:rsidRoot w:val="003A3A23"/>
    <w:rsid w:val="A7FF1779"/>
    <w:rsid w:val="A9B57851"/>
    <w:rsid w:val="AACF882C"/>
    <w:rsid w:val="ABF993CC"/>
    <w:rsid w:val="AEEE800E"/>
    <w:rsid w:val="AFD9E920"/>
    <w:rsid w:val="AFFFA0F8"/>
    <w:rsid w:val="B6E7F73F"/>
    <w:rsid w:val="B7DE8C5E"/>
    <w:rsid w:val="B7F3EBC9"/>
    <w:rsid w:val="B9BF46A0"/>
    <w:rsid w:val="B9FD99DE"/>
    <w:rsid w:val="BAEF13CE"/>
    <w:rsid w:val="BB8FDF9C"/>
    <w:rsid w:val="BBBAA81F"/>
    <w:rsid w:val="BBDF59ED"/>
    <w:rsid w:val="BBFF7643"/>
    <w:rsid w:val="BD7D62A2"/>
    <w:rsid w:val="BDBDB8A6"/>
    <w:rsid w:val="BDFFCDC9"/>
    <w:rsid w:val="BE978943"/>
    <w:rsid w:val="BEBFAB0D"/>
    <w:rsid w:val="BEFFC4B2"/>
    <w:rsid w:val="BF6FEC6B"/>
    <w:rsid w:val="BF7B07BD"/>
    <w:rsid w:val="BF7EB40C"/>
    <w:rsid w:val="BF7F103F"/>
    <w:rsid w:val="BFFF0754"/>
    <w:rsid w:val="C7BBD7F5"/>
    <w:rsid w:val="CD7F3E2F"/>
    <w:rsid w:val="D5D7BD2C"/>
    <w:rsid w:val="D5E3286E"/>
    <w:rsid w:val="D7FA7D9A"/>
    <w:rsid w:val="D95CFEF9"/>
    <w:rsid w:val="D9FF7DE5"/>
    <w:rsid w:val="DB93834D"/>
    <w:rsid w:val="DBF58A20"/>
    <w:rsid w:val="DDD25E77"/>
    <w:rsid w:val="DDFEFF5C"/>
    <w:rsid w:val="DE096163"/>
    <w:rsid w:val="DF5F4475"/>
    <w:rsid w:val="DF7AD184"/>
    <w:rsid w:val="DFEBC39B"/>
    <w:rsid w:val="DFFBCEAE"/>
    <w:rsid w:val="DFFF3DD3"/>
    <w:rsid w:val="DFFFEBF3"/>
    <w:rsid w:val="E29FC8F2"/>
    <w:rsid w:val="E4F9E256"/>
    <w:rsid w:val="E65F6B28"/>
    <w:rsid w:val="E6FFF1AC"/>
    <w:rsid w:val="E76361BB"/>
    <w:rsid w:val="E7B7F8A9"/>
    <w:rsid w:val="EB7F78C3"/>
    <w:rsid w:val="EBBB46BA"/>
    <w:rsid w:val="EBFFED20"/>
    <w:rsid w:val="EEFE8AAF"/>
    <w:rsid w:val="EF73FD04"/>
    <w:rsid w:val="EF7C3D28"/>
    <w:rsid w:val="EFAAC53E"/>
    <w:rsid w:val="EFAFAFF6"/>
    <w:rsid w:val="EFDB3D6A"/>
    <w:rsid w:val="EFFE48F3"/>
    <w:rsid w:val="EFFF2E22"/>
    <w:rsid w:val="F3F6F142"/>
    <w:rsid w:val="F5DB552D"/>
    <w:rsid w:val="F6D9FBF1"/>
    <w:rsid w:val="F76F39CF"/>
    <w:rsid w:val="F7AB155F"/>
    <w:rsid w:val="F7DFB54E"/>
    <w:rsid w:val="F7EDE9CA"/>
    <w:rsid w:val="F7EFC401"/>
    <w:rsid w:val="F987B99C"/>
    <w:rsid w:val="F9CEC10F"/>
    <w:rsid w:val="F9D35912"/>
    <w:rsid w:val="FBDDAAC4"/>
    <w:rsid w:val="FBF3BBC9"/>
    <w:rsid w:val="FBFF4A98"/>
    <w:rsid w:val="FC7F12C9"/>
    <w:rsid w:val="FD7D2B86"/>
    <w:rsid w:val="FDEFD994"/>
    <w:rsid w:val="FDF79B93"/>
    <w:rsid w:val="FDFEB80F"/>
    <w:rsid w:val="FE67BA28"/>
    <w:rsid w:val="FE767F4E"/>
    <w:rsid w:val="FEB3468E"/>
    <w:rsid w:val="FED68F7C"/>
    <w:rsid w:val="FEE225B4"/>
    <w:rsid w:val="FEED06F5"/>
    <w:rsid w:val="FEFD2705"/>
    <w:rsid w:val="FF3CE303"/>
    <w:rsid w:val="FF4D5C1C"/>
    <w:rsid w:val="FF4DCB2F"/>
    <w:rsid w:val="FF6E3C89"/>
    <w:rsid w:val="FF9FF3D1"/>
    <w:rsid w:val="FFB7565C"/>
    <w:rsid w:val="FFBB0651"/>
    <w:rsid w:val="FFBDAA9F"/>
    <w:rsid w:val="FFBECFDA"/>
    <w:rsid w:val="FFC43060"/>
    <w:rsid w:val="FFF6B0B9"/>
    <w:rsid w:val="FFFD9317"/>
    <w:rsid w:val="FFFEDBB8"/>
    <w:rsid w:val="FFFF270D"/>
    <w:rsid w:val="FFFFC435"/>
    <w:rsid w:val="00001A78"/>
    <w:rsid w:val="00016169"/>
    <w:rsid w:val="00017E35"/>
    <w:rsid w:val="00037A50"/>
    <w:rsid w:val="00043CEE"/>
    <w:rsid w:val="00045303"/>
    <w:rsid w:val="000516D7"/>
    <w:rsid w:val="0005423B"/>
    <w:rsid w:val="000656E2"/>
    <w:rsid w:val="0007696F"/>
    <w:rsid w:val="00077D1A"/>
    <w:rsid w:val="000A0484"/>
    <w:rsid w:val="000D0C15"/>
    <w:rsid w:val="000D7184"/>
    <w:rsid w:val="00121621"/>
    <w:rsid w:val="00165175"/>
    <w:rsid w:val="001706D1"/>
    <w:rsid w:val="00193629"/>
    <w:rsid w:val="001D602A"/>
    <w:rsid w:val="00204D4D"/>
    <w:rsid w:val="002C0E27"/>
    <w:rsid w:val="002C0FDD"/>
    <w:rsid w:val="003043F3"/>
    <w:rsid w:val="003438BE"/>
    <w:rsid w:val="00370668"/>
    <w:rsid w:val="0037497F"/>
    <w:rsid w:val="00377590"/>
    <w:rsid w:val="003A3A23"/>
    <w:rsid w:val="003A51AE"/>
    <w:rsid w:val="003A6111"/>
    <w:rsid w:val="003D43E1"/>
    <w:rsid w:val="003E7514"/>
    <w:rsid w:val="003F7569"/>
    <w:rsid w:val="00400781"/>
    <w:rsid w:val="00407308"/>
    <w:rsid w:val="004130F9"/>
    <w:rsid w:val="0041634C"/>
    <w:rsid w:val="004533E1"/>
    <w:rsid w:val="0048661D"/>
    <w:rsid w:val="004B650B"/>
    <w:rsid w:val="004D5D36"/>
    <w:rsid w:val="00513557"/>
    <w:rsid w:val="005149DC"/>
    <w:rsid w:val="005179C1"/>
    <w:rsid w:val="00595768"/>
    <w:rsid w:val="0063429A"/>
    <w:rsid w:val="00634456"/>
    <w:rsid w:val="00662FE1"/>
    <w:rsid w:val="006F3798"/>
    <w:rsid w:val="007154E1"/>
    <w:rsid w:val="00746AC8"/>
    <w:rsid w:val="007637D7"/>
    <w:rsid w:val="007B7150"/>
    <w:rsid w:val="007E1A7E"/>
    <w:rsid w:val="00826114"/>
    <w:rsid w:val="008C2DED"/>
    <w:rsid w:val="008D32FA"/>
    <w:rsid w:val="008D6105"/>
    <w:rsid w:val="008E26C5"/>
    <w:rsid w:val="009250D6"/>
    <w:rsid w:val="009805BF"/>
    <w:rsid w:val="009A0D6F"/>
    <w:rsid w:val="009D3534"/>
    <w:rsid w:val="00A017B3"/>
    <w:rsid w:val="00A523FA"/>
    <w:rsid w:val="00A551A3"/>
    <w:rsid w:val="00A800C3"/>
    <w:rsid w:val="00A81CD8"/>
    <w:rsid w:val="00AA53EE"/>
    <w:rsid w:val="00AC79C2"/>
    <w:rsid w:val="00AD6210"/>
    <w:rsid w:val="00AE3979"/>
    <w:rsid w:val="00AE3C55"/>
    <w:rsid w:val="00B07F32"/>
    <w:rsid w:val="00B142CB"/>
    <w:rsid w:val="00B569E2"/>
    <w:rsid w:val="00B603B1"/>
    <w:rsid w:val="00B71C26"/>
    <w:rsid w:val="00B7590A"/>
    <w:rsid w:val="00BA6BD0"/>
    <w:rsid w:val="00BA6CC2"/>
    <w:rsid w:val="00BC3BF9"/>
    <w:rsid w:val="00BC4AD8"/>
    <w:rsid w:val="00BE35D7"/>
    <w:rsid w:val="00BE4C9D"/>
    <w:rsid w:val="00C059B7"/>
    <w:rsid w:val="00C05D67"/>
    <w:rsid w:val="00C27F6C"/>
    <w:rsid w:val="00C40D4D"/>
    <w:rsid w:val="00C411DE"/>
    <w:rsid w:val="00C64C3C"/>
    <w:rsid w:val="00C72527"/>
    <w:rsid w:val="00C86D19"/>
    <w:rsid w:val="00CA07C6"/>
    <w:rsid w:val="00CA74D0"/>
    <w:rsid w:val="00CB2B3C"/>
    <w:rsid w:val="00D157BE"/>
    <w:rsid w:val="00D16FDD"/>
    <w:rsid w:val="00D3303F"/>
    <w:rsid w:val="00D366B3"/>
    <w:rsid w:val="00D75EA1"/>
    <w:rsid w:val="00D80092"/>
    <w:rsid w:val="00D81989"/>
    <w:rsid w:val="00DA3003"/>
    <w:rsid w:val="00DA3036"/>
    <w:rsid w:val="00DA44F8"/>
    <w:rsid w:val="00E25EEF"/>
    <w:rsid w:val="00E60214"/>
    <w:rsid w:val="00E67D2C"/>
    <w:rsid w:val="00E754D6"/>
    <w:rsid w:val="00E8436E"/>
    <w:rsid w:val="00E956E5"/>
    <w:rsid w:val="00F1063F"/>
    <w:rsid w:val="00F14F0E"/>
    <w:rsid w:val="00F21167"/>
    <w:rsid w:val="00F601CF"/>
    <w:rsid w:val="00FA790B"/>
    <w:rsid w:val="00FF396E"/>
    <w:rsid w:val="00FF4D37"/>
    <w:rsid w:val="018666B9"/>
    <w:rsid w:val="169E2EFD"/>
    <w:rsid w:val="1BBB6763"/>
    <w:rsid w:val="1DAEEFDC"/>
    <w:rsid w:val="1E6D87B9"/>
    <w:rsid w:val="1FEB3BC0"/>
    <w:rsid w:val="23CD72C5"/>
    <w:rsid w:val="25B4493C"/>
    <w:rsid w:val="26F2DCE4"/>
    <w:rsid w:val="2BD28B36"/>
    <w:rsid w:val="2BF7DEB3"/>
    <w:rsid w:val="2F9A5CC8"/>
    <w:rsid w:val="309EEC14"/>
    <w:rsid w:val="32F43E4D"/>
    <w:rsid w:val="35BF755D"/>
    <w:rsid w:val="35F6AF71"/>
    <w:rsid w:val="35FBD1EF"/>
    <w:rsid w:val="378DF84B"/>
    <w:rsid w:val="37BC6406"/>
    <w:rsid w:val="3AFF76C5"/>
    <w:rsid w:val="3D7035CE"/>
    <w:rsid w:val="3DDFFC07"/>
    <w:rsid w:val="3E7F0B74"/>
    <w:rsid w:val="3EFDCE28"/>
    <w:rsid w:val="3EFE4FAD"/>
    <w:rsid w:val="3F676261"/>
    <w:rsid w:val="3F6F467B"/>
    <w:rsid w:val="3FEE1FD7"/>
    <w:rsid w:val="3FF75CA7"/>
    <w:rsid w:val="464140AA"/>
    <w:rsid w:val="467F841B"/>
    <w:rsid w:val="47959301"/>
    <w:rsid w:val="4BCBF2C6"/>
    <w:rsid w:val="4BEEE0D0"/>
    <w:rsid w:val="4CAD4AD4"/>
    <w:rsid w:val="4F321391"/>
    <w:rsid w:val="50F20458"/>
    <w:rsid w:val="530C2962"/>
    <w:rsid w:val="53BE4A00"/>
    <w:rsid w:val="565F789F"/>
    <w:rsid w:val="56BE82EC"/>
    <w:rsid w:val="57DD82BF"/>
    <w:rsid w:val="57FF10C6"/>
    <w:rsid w:val="5BFFE078"/>
    <w:rsid w:val="5CFBF575"/>
    <w:rsid w:val="5D6FAE41"/>
    <w:rsid w:val="5F1E1C77"/>
    <w:rsid w:val="5F1F28FB"/>
    <w:rsid w:val="5FF774A0"/>
    <w:rsid w:val="5FFB5087"/>
    <w:rsid w:val="5FFFC0B9"/>
    <w:rsid w:val="61296351"/>
    <w:rsid w:val="62D79A59"/>
    <w:rsid w:val="63322D38"/>
    <w:rsid w:val="63EF335D"/>
    <w:rsid w:val="677725EA"/>
    <w:rsid w:val="677F5096"/>
    <w:rsid w:val="67FF3FD7"/>
    <w:rsid w:val="67FF74F6"/>
    <w:rsid w:val="696D25DA"/>
    <w:rsid w:val="697FBFD1"/>
    <w:rsid w:val="6B7B648B"/>
    <w:rsid w:val="6BEC0DA9"/>
    <w:rsid w:val="6C77554D"/>
    <w:rsid w:val="6DAD83C5"/>
    <w:rsid w:val="6DDF67C6"/>
    <w:rsid w:val="6F2FAA28"/>
    <w:rsid w:val="6F3E896B"/>
    <w:rsid w:val="6FAFCE81"/>
    <w:rsid w:val="6FB640F0"/>
    <w:rsid w:val="725FF64D"/>
    <w:rsid w:val="732D2E0A"/>
    <w:rsid w:val="73D1895C"/>
    <w:rsid w:val="73EBC8C4"/>
    <w:rsid w:val="73F3CCA5"/>
    <w:rsid w:val="754A3D07"/>
    <w:rsid w:val="75F74A5C"/>
    <w:rsid w:val="75FFC0E9"/>
    <w:rsid w:val="762FE2A5"/>
    <w:rsid w:val="76D79994"/>
    <w:rsid w:val="773B19CD"/>
    <w:rsid w:val="777F6710"/>
    <w:rsid w:val="77CE035A"/>
    <w:rsid w:val="77F3D236"/>
    <w:rsid w:val="78FE48DE"/>
    <w:rsid w:val="79EB3463"/>
    <w:rsid w:val="7BAB82D8"/>
    <w:rsid w:val="7BAD9575"/>
    <w:rsid w:val="7BBFDDC0"/>
    <w:rsid w:val="7BD394B1"/>
    <w:rsid w:val="7BDECBD5"/>
    <w:rsid w:val="7BDF60B9"/>
    <w:rsid w:val="7BF59189"/>
    <w:rsid w:val="7BF637FB"/>
    <w:rsid w:val="7C3CAD36"/>
    <w:rsid w:val="7CBF41F6"/>
    <w:rsid w:val="7CFC9B0B"/>
    <w:rsid w:val="7D35F46D"/>
    <w:rsid w:val="7DDF6058"/>
    <w:rsid w:val="7DF7323F"/>
    <w:rsid w:val="7DFF4F1A"/>
    <w:rsid w:val="7E1D6C2B"/>
    <w:rsid w:val="7E4FCF18"/>
    <w:rsid w:val="7EFF1940"/>
    <w:rsid w:val="7F530AD5"/>
    <w:rsid w:val="7F7366D2"/>
    <w:rsid w:val="7F7F41ED"/>
    <w:rsid w:val="7F7F5784"/>
    <w:rsid w:val="7FAD2071"/>
    <w:rsid w:val="7FBE9931"/>
    <w:rsid w:val="7FBFD6C8"/>
    <w:rsid w:val="7FCF82B4"/>
    <w:rsid w:val="7FCFB1CE"/>
    <w:rsid w:val="7FDE73E3"/>
    <w:rsid w:val="7FDF4E5E"/>
    <w:rsid w:val="7FDFE7B9"/>
    <w:rsid w:val="7FF52AE5"/>
    <w:rsid w:val="7FF7061E"/>
    <w:rsid w:val="7FF706C6"/>
    <w:rsid w:val="7FFE8D20"/>
    <w:rsid w:val="7FFE9F6D"/>
    <w:rsid w:val="7FFFF8F1"/>
    <w:rsid w:val="8E35D240"/>
    <w:rsid w:val="8EFBA7B9"/>
    <w:rsid w:val="97EF5AB3"/>
    <w:rsid w:val="9DAF4D95"/>
    <w:rsid w:val="9DF502E6"/>
    <w:rsid w:val="9FE3AEB9"/>
    <w:rsid w:val="9FF94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6FB4E"/>
  <w15:docId w15:val="{57F87401-C407-4293-B250-1A7A2E318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Theme="majorHAnsi" w:eastAsia="华文中宋" w:hAnsiTheme="majorHAnsi" w:cstheme="majorBidi"/>
      <w:b/>
      <w:bCs/>
      <w:sz w:val="24"/>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华文中宋" w:eastAsia="华文中宋" w:hAnsi="华文中宋"/>
      <w:b/>
      <w:bCs/>
      <w:sz w:val="2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宋体"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Arial" w:eastAsia="黑体" w:hAnsi="Arial"/>
      <w:sz w:val="20"/>
    </w:rPr>
  </w:style>
  <w:style w:type="paragraph" w:styleId="a4">
    <w:name w:val="annotation text"/>
    <w:basedOn w:val="a"/>
    <w:link w:val="a5"/>
    <w:uiPriority w:val="99"/>
    <w:semiHidden/>
    <w:unhideWhenUsed/>
    <w:qFormat/>
    <w:pPr>
      <w:jc w:val="left"/>
    </w:pPr>
  </w:style>
  <w:style w:type="paragraph" w:styleId="TOC3">
    <w:name w:val="toc 3"/>
    <w:basedOn w:val="a"/>
    <w:next w:val="a"/>
    <w:uiPriority w:val="39"/>
    <w:unhideWhenUsed/>
    <w:qFormat/>
    <w:pPr>
      <w:ind w:leftChars="400" w:left="840"/>
    </w:pPr>
  </w:style>
  <w:style w:type="paragraph" w:styleId="a6">
    <w:name w:val="Date"/>
    <w:basedOn w:val="a"/>
    <w:next w:val="a"/>
    <w:link w:val="a7"/>
    <w:uiPriority w:val="99"/>
    <w:semiHidden/>
    <w:unhideWhenUsed/>
    <w:qFormat/>
    <w:pPr>
      <w:ind w:leftChars="2500" w:left="100"/>
    </w:p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c">
    <w:name w:val="annotation subject"/>
    <w:basedOn w:val="a4"/>
    <w:next w:val="a4"/>
    <w:link w:val="ad"/>
    <w:uiPriority w:val="99"/>
    <w:semiHidden/>
    <w:unhideWhenUsed/>
    <w:qFormat/>
    <w:rPr>
      <w:b/>
      <w:bCs/>
    </w:rPr>
  </w:style>
  <w:style w:type="character" w:styleId="ae">
    <w:name w:val="Strong"/>
    <w:basedOn w:val="a0"/>
    <w:uiPriority w:val="22"/>
    <w:qFormat/>
    <w:rPr>
      <w:b/>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af1">
    <w:name w:val="默认黑体"/>
    <w:qFormat/>
    <w:locked/>
    <w:pPr>
      <w:spacing w:line="360" w:lineRule="auto"/>
      <w:jc w:val="both"/>
    </w:pPr>
    <w:rPr>
      <w:rFonts w:ascii="Arial" w:eastAsia="黑体" w:hAnsi="Arial" w:cs="Courier New"/>
      <w:bCs/>
      <w:kern w:val="2"/>
      <w:sz w:val="24"/>
      <w:szCs w:val="24"/>
    </w:rPr>
  </w:style>
  <w:style w:type="paragraph" w:customStyle="1" w:styleId="af2">
    <w:name w:val="封面表单样式"/>
    <w:uiPriority w:val="9"/>
    <w:qFormat/>
    <w:locked/>
    <w:pPr>
      <w:spacing w:line="360" w:lineRule="auto"/>
      <w:jc w:val="center"/>
    </w:pPr>
    <w:rPr>
      <w:rFonts w:ascii="Arial" w:eastAsia="黑体" w:hAnsi="Arial" w:cs="Courier New"/>
      <w:bCs/>
      <w:kern w:val="2"/>
      <w:sz w:val="30"/>
      <w:szCs w:val="24"/>
    </w:rPr>
  </w:style>
  <w:style w:type="character" w:customStyle="1" w:styleId="a7">
    <w:name w:val="日期 字符"/>
    <w:basedOn w:val="a0"/>
    <w:link w:val="a6"/>
    <w:uiPriority w:val="99"/>
    <w:semiHidden/>
    <w:qFormat/>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华文中宋" w:hAnsiTheme="majorHAnsi" w:cstheme="majorBidi"/>
      <w:b/>
      <w:bCs/>
      <w:sz w:val="24"/>
      <w:szCs w:val="32"/>
    </w:rPr>
  </w:style>
  <w:style w:type="paragraph" w:styleId="af3">
    <w:name w:val="List Paragraph"/>
    <w:basedOn w:val="a"/>
    <w:uiPriority w:val="34"/>
    <w:qFormat/>
    <w:pPr>
      <w:ind w:firstLineChars="200" w:firstLine="420"/>
    </w:pPr>
  </w:style>
  <w:style w:type="character" w:customStyle="1" w:styleId="30">
    <w:name w:val="标题 3 字符"/>
    <w:basedOn w:val="a0"/>
    <w:link w:val="3"/>
    <w:uiPriority w:val="9"/>
    <w:qFormat/>
    <w:rPr>
      <w:rFonts w:ascii="华文中宋" w:eastAsia="华文中宋" w:hAnsi="华文中宋"/>
      <w:b/>
      <w:bCs/>
      <w:sz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40">
    <w:name w:val="标题 4 字符"/>
    <w:basedOn w:val="a0"/>
    <w:link w:val="4"/>
    <w:uiPriority w:val="9"/>
    <w:qFormat/>
    <w:rPr>
      <w:rFonts w:asciiTheme="majorHAnsi" w:eastAsia="宋体" w:hAnsiTheme="majorHAnsi" w:cstheme="majorBidi"/>
      <w:b/>
      <w:bCs/>
      <w:szCs w:val="28"/>
    </w:rPr>
  </w:style>
  <w:style w:type="character" w:customStyle="1" w:styleId="a5">
    <w:name w:val="批注文字 字符"/>
    <w:basedOn w:val="a0"/>
    <w:link w:val="a4"/>
    <w:uiPriority w:val="99"/>
    <w:semiHidden/>
    <w:qFormat/>
    <w:rPr>
      <w:kern w:val="2"/>
      <w:sz w:val="21"/>
      <w:szCs w:val="22"/>
    </w:rPr>
  </w:style>
  <w:style w:type="character" w:customStyle="1" w:styleId="ad">
    <w:name w:val="批注主题 字符"/>
    <w:basedOn w:val="a5"/>
    <w:link w:val="ac"/>
    <w:uiPriority w:val="99"/>
    <w:semiHidden/>
    <w:qFormat/>
    <w:rPr>
      <w:b/>
      <w:bCs/>
      <w:kern w:val="2"/>
      <w:sz w:val="21"/>
      <w:szCs w:val="22"/>
    </w:rPr>
  </w:style>
  <w:style w:type="paragraph" w:customStyle="1" w:styleId="11">
    <w:name w:val="修订1"/>
    <w:hidden/>
    <w:uiPriority w:val="99"/>
    <w:unhideWhenUsed/>
    <w:qFormat/>
    <w:rPr>
      <w:rFonts w:asciiTheme="minorHAnsi" w:eastAsiaTheme="minorEastAsia" w:hAnsiTheme="minorHAnsi" w:cstheme="minorBidi"/>
      <w:kern w:val="2"/>
      <w:sz w:val="21"/>
      <w:szCs w:val="22"/>
    </w:rPr>
  </w:style>
  <w:style w:type="paragraph" w:customStyle="1" w:styleId="21">
    <w:name w:val="修订2"/>
    <w:hidden/>
    <w:uiPriority w:val="99"/>
    <w:unhideWhenUsed/>
    <w:qFormat/>
    <w:rPr>
      <w:rFonts w:asciiTheme="minorHAnsi" w:eastAsiaTheme="minorEastAsia" w:hAnsiTheme="minorHAnsi" w:cstheme="minorBidi"/>
      <w:kern w:val="2"/>
      <w:sz w:val="21"/>
      <w:szCs w:val="22"/>
    </w:rPr>
  </w:style>
  <w:style w:type="paragraph" w:customStyle="1" w:styleId="31">
    <w:name w:val="修订3"/>
    <w:hidden/>
    <w:uiPriority w:val="99"/>
    <w:unhideWhenUsed/>
    <w:qFormat/>
    <w:rPr>
      <w:rFonts w:asciiTheme="minorHAnsi" w:eastAsiaTheme="minorEastAsia" w:hAnsiTheme="minorHAnsi" w:cstheme="minorBidi"/>
      <w:kern w:val="2"/>
      <w:sz w:val="21"/>
      <w:szCs w:val="22"/>
    </w:rPr>
  </w:style>
  <w:style w:type="paragraph" w:customStyle="1" w:styleId="41">
    <w:name w:val="修订4"/>
    <w:hidden/>
    <w:uiPriority w:val="99"/>
    <w:unhideWhenUsed/>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58D711A2-EBFE-494F-827F-A6462D2FE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28</Pages>
  <Words>1347</Words>
  <Characters>7679</Characters>
  <Application>Microsoft Office Word</Application>
  <DocSecurity>0</DocSecurity>
  <Lines>63</Lines>
  <Paragraphs>18</Paragraphs>
  <ScaleCrop>false</ScaleCrop>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沁悦 朱</dc:creator>
  <cp:lastModifiedBy>毛毛妈</cp:lastModifiedBy>
  <cp:revision>3</cp:revision>
  <dcterms:created xsi:type="dcterms:W3CDTF">2023-10-20T04:28:00Z</dcterms:created>
  <dcterms:modified xsi:type="dcterms:W3CDTF">2025-11-11T13:42:00Z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2052-12.9.0.23627</vt:lpwstr>
  </property>
  <property fmtid="{D5CDD505-2E9C-101B-9397-08002B2CF9AE}" pid="3" name="ICV">
    <vt:lpwstr>879C5DFB93C0B3F079DC11691CE98821_43</vt:lpwstr>
  </property>
  <property fmtid="{D5CDD505-2E9C-101B-9397-08002B2CF9AE}" pid="4" name="KSOTemplateDocerSaveRecord">
    <vt:lpwstr>eyJoZGlkIjoiZWY4MzBkYzI0ZGExOTFkNjVhYTRmN2Y5YmZjYzgyMTgiLCJ1c2VySWQiOiIxNTMxMTkxMjg2In0=</vt:lpwstr>
  </property>
</Properties>
</file>